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0F6B" w:rsidRPr="002B582D" w:rsidRDefault="002B5A7B" w:rsidP="00E13279">
      <w:pPr>
        <w:jc w:val="both"/>
        <w:rPr>
          <w:rFonts w:ascii="Arial" w:hAnsi="Arial" w:cs="Arial"/>
          <w:b/>
        </w:rPr>
      </w:pPr>
      <w:r w:rsidRPr="002B582D">
        <w:rPr>
          <w:rFonts w:ascii="Arial" w:hAnsi="Arial" w:cs="Arial"/>
          <w:b/>
        </w:rPr>
        <w:t>T-</w:t>
      </w:r>
      <w:r w:rsidR="002A0F6B" w:rsidRPr="002B582D">
        <w:rPr>
          <w:rFonts w:ascii="Arial" w:hAnsi="Arial" w:cs="Arial"/>
          <w:b/>
        </w:rPr>
        <w:t>MC032515_GOV</w:t>
      </w:r>
    </w:p>
    <w:p w:rsidR="000F5178" w:rsidRPr="002B582D" w:rsidRDefault="002A0F6B" w:rsidP="00E13279">
      <w:pPr>
        <w:jc w:val="both"/>
        <w:rPr>
          <w:rFonts w:ascii="Arial" w:hAnsi="Arial" w:cs="Arial"/>
          <w:i/>
        </w:rPr>
      </w:pPr>
      <w:r w:rsidRPr="002B582D">
        <w:rPr>
          <w:rFonts w:ascii="Arial" w:hAnsi="Arial" w:cs="Arial"/>
          <w:i/>
        </w:rPr>
        <w:t>Podemos asegurar</w:t>
      </w:r>
      <w:r w:rsidR="002B582D">
        <w:rPr>
          <w:rFonts w:ascii="Arial" w:hAnsi="Arial" w:cs="Arial"/>
          <w:i/>
        </w:rPr>
        <w:t xml:space="preserve"> que no daremos su nombre, es só</w:t>
      </w:r>
      <w:r w:rsidRPr="002B582D">
        <w:rPr>
          <w:rFonts w:ascii="Arial" w:hAnsi="Arial" w:cs="Arial"/>
          <w:i/>
        </w:rPr>
        <w:t>lo la entrevista</w:t>
      </w:r>
      <w:r w:rsidR="001701EE" w:rsidRPr="002B582D">
        <w:rPr>
          <w:rFonts w:ascii="Arial" w:hAnsi="Arial" w:cs="Arial"/>
          <w:i/>
        </w:rPr>
        <w:t xml:space="preserve"> de opinion</w:t>
      </w:r>
      <w:r w:rsidR="002D713D" w:rsidRPr="002B582D">
        <w:rPr>
          <w:rFonts w:ascii="Arial" w:hAnsi="Arial" w:cs="Arial"/>
          <w:i/>
        </w:rPr>
        <w:t>e</w:t>
      </w:r>
      <w:r w:rsidR="001701EE" w:rsidRPr="002B582D">
        <w:rPr>
          <w:rFonts w:ascii="Arial" w:hAnsi="Arial" w:cs="Arial"/>
          <w:i/>
        </w:rPr>
        <w:t xml:space="preserve">s </w:t>
      </w:r>
      <w:r w:rsidR="00FA5621" w:rsidRPr="002B582D">
        <w:rPr>
          <w:rFonts w:ascii="Arial" w:hAnsi="Arial" w:cs="Arial"/>
          <w:i/>
        </w:rPr>
        <w:t>generales que agregamos, ¿tiene</w:t>
      </w:r>
      <w:r w:rsidR="001701EE" w:rsidRPr="002B582D">
        <w:rPr>
          <w:rFonts w:ascii="Arial" w:hAnsi="Arial" w:cs="Arial"/>
          <w:i/>
        </w:rPr>
        <w:t xml:space="preserve"> alguna pregunta al respecto?</w:t>
      </w:r>
    </w:p>
    <w:p w:rsidR="001701EE" w:rsidRPr="002B582D" w:rsidRDefault="002B582D" w:rsidP="00E13279">
      <w:pPr>
        <w:jc w:val="both"/>
        <w:rPr>
          <w:rFonts w:ascii="Arial" w:hAnsi="Arial" w:cs="Arial"/>
        </w:rPr>
      </w:pPr>
      <w:r w:rsidRPr="002B582D">
        <w:rPr>
          <w:rFonts w:ascii="Arial" w:hAnsi="Arial" w:cs="Arial"/>
        </w:rPr>
        <w:t>E</w:t>
      </w:r>
      <w:r w:rsidR="001701EE" w:rsidRPr="002B582D">
        <w:rPr>
          <w:rFonts w:ascii="Arial" w:hAnsi="Arial" w:cs="Arial"/>
        </w:rPr>
        <w:t>1: No, pues ahora sí que de lo que respecte al tema que nosotros trabajamos y conocemos, sin problema.</w:t>
      </w:r>
    </w:p>
    <w:p w:rsidR="001701EE" w:rsidRPr="002B582D" w:rsidRDefault="001701EE" w:rsidP="00E13279">
      <w:pPr>
        <w:jc w:val="both"/>
        <w:rPr>
          <w:rFonts w:ascii="Arial" w:hAnsi="Arial" w:cs="Arial"/>
          <w:i/>
        </w:rPr>
      </w:pPr>
      <w:r w:rsidRPr="002B582D">
        <w:rPr>
          <w:rFonts w:ascii="Arial" w:hAnsi="Arial" w:cs="Arial"/>
          <w:i/>
        </w:rPr>
        <w:t xml:space="preserve">Bueno, nos gustaría empezar por saber </w:t>
      </w:r>
      <w:r w:rsidR="00FA0640" w:rsidRPr="002B582D">
        <w:rPr>
          <w:rFonts w:ascii="Arial" w:hAnsi="Arial" w:cs="Arial"/>
          <w:i/>
        </w:rPr>
        <w:t>¿</w:t>
      </w:r>
      <w:r w:rsidRPr="002B582D">
        <w:rPr>
          <w:rFonts w:ascii="Arial" w:hAnsi="Arial" w:cs="Arial"/>
          <w:i/>
        </w:rPr>
        <w:t>cuál es la misión de Protección Civil en la Magdalena Contreras</w:t>
      </w:r>
      <w:r w:rsidR="00FA0640" w:rsidRPr="002B582D">
        <w:rPr>
          <w:rFonts w:ascii="Arial" w:hAnsi="Arial" w:cs="Arial"/>
          <w:i/>
        </w:rPr>
        <w:t>, qué tipo de actividades desempeñan y las funciones de Protección Civil?</w:t>
      </w:r>
    </w:p>
    <w:p w:rsidR="003317CC" w:rsidRPr="002B582D" w:rsidRDefault="00FA0640" w:rsidP="00E13279">
      <w:pPr>
        <w:jc w:val="both"/>
        <w:rPr>
          <w:rFonts w:ascii="Arial" w:hAnsi="Arial" w:cs="Arial"/>
        </w:rPr>
      </w:pPr>
      <w:r w:rsidRPr="002B582D">
        <w:rPr>
          <w:rFonts w:ascii="Arial" w:hAnsi="Arial" w:cs="Arial"/>
        </w:rPr>
        <w:t>E1: Bueno, como bien lo dice el concepto es salvaguardar la integridad de las personas y de sus Bienes. En Magdalena contreras tenemos la particularidad de una orografía de montañas, hay muchos asentamientos en las montañas, ríos y barrancas y eso nos conlleva a un problema de inestabilidad en las propias laderas por el deterioro del propio cerro que hace la gente como quitar árboles, cortar los cerros, la terracería (lo que se le llama terracear) y eso degrada el suelo; las consecuencias en épocas de lluvia hemos tenido deslizamientos de talud, ese sería el tema principal. Y la misión de protección civil sería la prevención en diferentes etapas, por ejemplo, referente a lo que serían los riesgos mayores en época de lluvias. Porque hay otros fenómenos en época de estiaje que son los incendios, pero en este caso</w:t>
      </w:r>
      <w:r w:rsidR="00EF4ABE" w:rsidRPr="002B582D">
        <w:rPr>
          <w:rFonts w:ascii="Arial" w:hAnsi="Arial" w:cs="Arial"/>
        </w:rPr>
        <w:t xml:space="preserve"> cuando más afecta a la población y la hace vulnerable, porque a parte la cantidad de lluvia que cae en Contreras es mayor que en cualquier otra parte de la ciudad por la misma orografía. Me faltó comentarle que en lo temas de prevención nosotros tenemos un programa de notificación; les notificamos a los vecinos que viven en esas áreas que están en un lugar de riesgo y les damos recomendaciones y7o apoyarlos con algunas cosas, con algún material</w:t>
      </w:r>
      <w:r w:rsidR="003317CC" w:rsidRPr="002B582D">
        <w:rPr>
          <w:rFonts w:ascii="Arial" w:hAnsi="Arial" w:cs="Arial"/>
        </w:rPr>
        <w:t xml:space="preserve"> dentro de estos se general  opiniones técnicas que van en función del riesgo latente que puede tener. Y eso está fundamentado en la Ley de Protección Civil y les decimos que existen riesgos y lo que tienen que hacer; son sugerencias y son diferentes a un dictamen. Y bueno, algunas recomendaciones de mitigación.</w:t>
      </w:r>
    </w:p>
    <w:p w:rsidR="003317CC" w:rsidRPr="002B582D" w:rsidRDefault="003317CC" w:rsidP="00E13279">
      <w:pPr>
        <w:jc w:val="both"/>
        <w:rPr>
          <w:rFonts w:ascii="Arial" w:hAnsi="Arial" w:cs="Arial"/>
          <w:i/>
        </w:rPr>
      </w:pPr>
      <w:r w:rsidRPr="002B582D">
        <w:rPr>
          <w:rFonts w:ascii="Arial" w:hAnsi="Arial" w:cs="Arial"/>
          <w:i/>
        </w:rPr>
        <w:t>¿Se le avisa a la gente sobre los daños cada año?</w:t>
      </w:r>
    </w:p>
    <w:p w:rsidR="001701EE" w:rsidRPr="002B582D" w:rsidRDefault="003317CC" w:rsidP="00E13279">
      <w:pPr>
        <w:jc w:val="both"/>
        <w:rPr>
          <w:rFonts w:ascii="Arial" w:hAnsi="Arial" w:cs="Arial"/>
        </w:rPr>
      </w:pPr>
      <w:r w:rsidRPr="002B582D">
        <w:rPr>
          <w:rFonts w:ascii="Arial" w:hAnsi="Arial" w:cs="Arial"/>
        </w:rPr>
        <w:t>E1: No, las opiniones técnicas van en 2 vías; una que entran aquí a la delegación por ¿…? Y la otra que hacen recorridos o visitas que hacemos por alguna emergencia y emitimos una opinión técnica de riesgo.</w:t>
      </w:r>
    </w:p>
    <w:p w:rsidR="003317CC" w:rsidRPr="002B582D" w:rsidRDefault="003317CC" w:rsidP="00E13279">
      <w:pPr>
        <w:jc w:val="both"/>
        <w:rPr>
          <w:rFonts w:ascii="Arial" w:hAnsi="Arial" w:cs="Arial"/>
          <w:i/>
        </w:rPr>
      </w:pPr>
      <w:r w:rsidRPr="002B582D">
        <w:rPr>
          <w:rFonts w:ascii="Arial" w:hAnsi="Arial" w:cs="Arial"/>
          <w:i/>
        </w:rPr>
        <w:t xml:space="preserve">Y en estas recomendaciones que se las </w:t>
      </w:r>
      <w:proofErr w:type="gramStart"/>
      <w:r w:rsidRPr="002B582D">
        <w:rPr>
          <w:rFonts w:ascii="Arial" w:hAnsi="Arial" w:cs="Arial"/>
          <w:i/>
        </w:rPr>
        <w:t>ha</w:t>
      </w:r>
      <w:proofErr w:type="gramEnd"/>
      <w:r w:rsidRPr="002B582D">
        <w:rPr>
          <w:rFonts w:ascii="Arial" w:hAnsi="Arial" w:cs="Arial"/>
          <w:i/>
        </w:rPr>
        <w:t xml:space="preserve"> hecho a las personas de los asentamientos, ¿cómo ha reaccionado la gente cuando ustedes hacen estos comentarios y les dicen es</w:t>
      </w:r>
      <w:r w:rsidR="00B75BB0" w:rsidRPr="002B582D">
        <w:rPr>
          <w:rFonts w:ascii="Arial" w:hAnsi="Arial" w:cs="Arial"/>
          <w:i/>
        </w:rPr>
        <w:t>to a las personas, cómo reaccion</w:t>
      </w:r>
      <w:r w:rsidRPr="002B582D">
        <w:rPr>
          <w:rFonts w:ascii="Arial" w:hAnsi="Arial" w:cs="Arial"/>
          <w:i/>
        </w:rPr>
        <w:t>a</w:t>
      </w:r>
      <w:r w:rsidR="00B75BB0" w:rsidRPr="002B582D">
        <w:rPr>
          <w:rFonts w:ascii="Arial" w:hAnsi="Arial" w:cs="Arial"/>
          <w:i/>
        </w:rPr>
        <w:t>n?</w:t>
      </w:r>
    </w:p>
    <w:p w:rsidR="002D713D" w:rsidRPr="002B582D" w:rsidRDefault="00B75BB0" w:rsidP="00E13279">
      <w:pPr>
        <w:jc w:val="both"/>
        <w:rPr>
          <w:rFonts w:ascii="Arial" w:hAnsi="Arial" w:cs="Arial"/>
        </w:rPr>
      </w:pPr>
      <w:r w:rsidRPr="002B582D">
        <w:rPr>
          <w:rFonts w:ascii="Arial" w:hAnsi="Arial" w:cs="Arial"/>
        </w:rPr>
        <w:t>E1: En primera estancia es buena</w:t>
      </w:r>
      <w:r w:rsidR="002D713D" w:rsidRPr="002B582D">
        <w:rPr>
          <w:rFonts w:ascii="Arial" w:hAnsi="Arial" w:cs="Arial"/>
        </w:rPr>
        <w:t xml:space="preserve"> porque de alguna manera saben que nosotros estamos enterados, les damos recomendaciones, les damos nuestros números telefónicos y estamos al pendiente de su situación. Entonces, la respuesta es buena y en la mayoría de los casos, si nos hacen caso en las medidas que han de tomar para mitigar un poco el riesgo.</w:t>
      </w:r>
    </w:p>
    <w:p w:rsidR="002D713D" w:rsidRPr="002B582D" w:rsidRDefault="002D713D" w:rsidP="00E13279">
      <w:pPr>
        <w:jc w:val="both"/>
        <w:rPr>
          <w:rFonts w:ascii="Arial" w:hAnsi="Arial" w:cs="Arial"/>
          <w:i/>
        </w:rPr>
      </w:pPr>
      <w:r w:rsidRPr="002B582D">
        <w:rPr>
          <w:rFonts w:ascii="Arial" w:hAnsi="Arial" w:cs="Arial"/>
          <w:i/>
        </w:rPr>
        <w:lastRenderedPageBreak/>
        <w:t>Entonces si regresan a la misma casa después de un año, ¿notan cambios?</w:t>
      </w:r>
    </w:p>
    <w:p w:rsidR="00B75BB0" w:rsidRPr="002B582D" w:rsidRDefault="002D713D" w:rsidP="00E13279">
      <w:pPr>
        <w:jc w:val="both"/>
        <w:rPr>
          <w:ins w:id="0" w:author="www.intercambiosvirtuales.org" w:date="2015-07-01T18:13:00Z"/>
          <w:rFonts w:ascii="Arial" w:hAnsi="Arial" w:cs="Arial"/>
        </w:rPr>
      </w:pPr>
      <w:r w:rsidRPr="002B582D">
        <w:rPr>
          <w:rFonts w:ascii="Arial" w:hAnsi="Arial" w:cs="Arial"/>
        </w:rPr>
        <w:t xml:space="preserve">E1: Si ha habido cambios </w:t>
      </w:r>
      <w:r w:rsidR="003B4EDE" w:rsidRPr="002B582D">
        <w:rPr>
          <w:rFonts w:ascii="Arial" w:hAnsi="Arial" w:cs="Arial"/>
        </w:rPr>
        <w:t xml:space="preserve">pero también el trabajo institucional de la misma delegación ha generado…en esta administración cuando nosotros llegamos en el 2013, si tuvimos problemas en cuestión de </w:t>
      </w:r>
      <w:r w:rsidR="00177827" w:rsidRPr="002B582D">
        <w:rPr>
          <w:rFonts w:ascii="Arial" w:hAnsi="Arial" w:cs="Arial"/>
        </w:rPr>
        <w:t>deslizamientos de talud, de encharcamientos, inundaciones. Para el 2014 el trabajo preventivo lo hicimos de manera muy continua y esto nos bajó ese índice. Tuvimos menos hundimientos y  menos inundaciones; aquí es un trabajo que se lleva en conjunto con otras áreas como Ecología y Obras, que son las áreas operativas.</w:t>
      </w:r>
    </w:p>
    <w:p w:rsidR="00177827" w:rsidRPr="002B582D" w:rsidRDefault="00177827" w:rsidP="00E13279">
      <w:pPr>
        <w:jc w:val="both"/>
        <w:rPr>
          <w:rFonts w:ascii="Arial" w:hAnsi="Arial" w:cs="Arial"/>
          <w:i/>
        </w:rPr>
      </w:pPr>
      <w:r w:rsidRPr="002B582D">
        <w:rPr>
          <w:rFonts w:ascii="Arial" w:hAnsi="Arial" w:cs="Arial"/>
          <w:i/>
        </w:rPr>
        <w:t>¿Y cuál es la función de Ecología?</w:t>
      </w:r>
    </w:p>
    <w:p w:rsidR="002B5A7B" w:rsidRPr="002B582D" w:rsidRDefault="00177827" w:rsidP="00E13279">
      <w:pPr>
        <w:jc w:val="both"/>
        <w:rPr>
          <w:rFonts w:ascii="Arial" w:hAnsi="Arial" w:cs="Arial"/>
        </w:rPr>
      </w:pPr>
      <w:r w:rsidRPr="002B582D">
        <w:rPr>
          <w:rFonts w:ascii="Arial" w:hAnsi="Arial" w:cs="Arial"/>
        </w:rPr>
        <w:t>E1: Ecología por ejemplo tiene que ver con el mismo riesgo que es provocado a veces por los vecinos que cortan árboles, que socavan y queman árboles desde la raíz para matarlos y despupés quitarlos. Y esos árboles o se les reduce altura, o si de plano ya están en mucho riesgo, se les retira previo al cumplimiento a la ley ya que no hacemos nada que no esté sustentado o respaldado por la ley.</w:t>
      </w:r>
      <w:r w:rsidR="00481395" w:rsidRPr="002B582D">
        <w:rPr>
          <w:rFonts w:ascii="Arial" w:hAnsi="Arial" w:cs="Arial"/>
        </w:rPr>
        <w:t xml:space="preserve"> En el tema de medio ambiente si somos muy apegados, si, nosotros trabajamos en algunas podas y en algunos riegos, pero sobre todo en cuestiones de emergencia que impliquen riesgo.</w:t>
      </w:r>
    </w:p>
    <w:p w:rsidR="00481395" w:rsidRPr="002B582D" w:rsidRDefault="00481395" w:rsidP="00E13279">
      <w:pPr>
        <w:jc w:val="both"/>
        <w:rPr>
          <w:rFonts w:ascii="Arial" w:hAnsi="Arial" w:cs="Arial"/>
        </w:rPr>
      </w:pPr>
      <w:r w:rsidRPr="002B582D">
        <w:rPr>
          <w:rFonts w:ascii="Arial" w:hAnsi="Arial" w:cs="Arial"/>
          <w:i/>
        </w:rPr>
        <w:t>Entonces para entender bien, ¿Qué representan riesgo?</w:t>
      </w:r>
    </w:p>
    <w:p w:rsidR="00481395" w:rsidRPr="002B582D" w:rsidRDefault="00481395" w:rsidP="00E13279">
      <w:pPr>
        <w:jc w:val="both"/>
        <w:rPr>
          <w:rFonts w:ascii="Arial" w:hAnsi="Arial" w:cs="Arial"/>
        </w:rPr>
      </w:pPr>
      <w:r w:rsidRPr="002B582D">
        <w:rPr>
          <w:rFonts w:ascii="Arial" w:hAnsi="Arial" w:cs="Arial"/>
        </w:rPr>
        <w:t>E1: Que suelen representar un riesgo, se pueden caer</w:t>
      </w:r>
      <w:r w:rsidR="002B582D">
        <w:rPr>
          <w:rFonts w:ascii="Arial" w:hAnsi="Arial" w:cs="Arial"/>
        </w:rPr>
        <w:t xml:space="preserve"> y dañar las casas y a la gente</w:t>
      </w:r>
      <w:r w:rsidRPr="002B582D">
        <w:rPr>
          <w:rFonts w:ascii="Arial" w:hAnsi="Arial" w:cs="Arial"/>
        </w:rPr>
        <w:t>.</w:t>
      </w:r>
    </w:p>
    <w:p w:rsidR="00177827" w:rsidRPr="002B582D" w:rsidRDefault="00481395" w:rsidP="00E13279">
      <w:pPr>
        <w:jc w:val="both"/>
        <w:rPr>
          <w:rFonts w:ascii="Arial" w:hAnsi="Arial" w:cs="Arial"/>
          <w:i/>
        </w:rPr>
      </w:pPr>
      <w:r w:rsidRPr="002B582D">
        <w:rPr>
          <w:rFonts w:ascii="Arial" w:hAnsi="Arial" w:cs="Arial"/>
          <w:i/>
        </w:rPr>
        <w:t xml:space="preserve">También la poda de árboles y la quema de raíces, ¿afecta la problemática de deslizamientos? </w:t>
      </w:r>
    </w:p>
    <w:p w:rsidR="00481395" w:rsidRPr="002B582D" w:rsidRDefault="00481395" w:rsidP="00E13279">
      <w:pPr>
        <w:jc w:val="both"/>
        <w:rPr>
          <w:rFonts w:ascii="Arial" w:hAnsi="Arial" w:cs="Arial"/>
        </w:rPr>
      </w:pPr>
      <w:r w:rsidRPr="002B582D">
        <w:rPr>
          <w:rFonts w:ascii="Arial" w:hAnsi="Arial" w:cs="Arial"/>
        </w:rPr>
        <w:t>E1: Si, porque digamos que se debilita y se puede caer. Esto nos va degradando y debilitando el piso porque la raíz es la que sostiene la tierra.</w:t>
      </w:r>
    </w:p>
    <w:p w:rsidR="00481395" w:rsidRPr="002B582D" w:rsidRDefault="00481395" w:rsidP="00E13279">
      <w:pPr>
        <w:jc w:val="both"/>
        <w:rPr>
          <w:rFonts w:ascii="Arial" w:hAnsi="Arial" w:cs="Arial"/>
          <w:i/>
        </w:rPr>
      </w:pPr>
      <w:r w:rsidRPr="002B582D">
        <w:rPr>
          <w:rFonts w:ascii="Arial" w:hAnsi="Arial" w:cs="Arial"/>
          <w:i/>
        </w:rPr>
        <w:t>Un poco antes de que iniciaran con estos trabajos de prevención durante el 2013 que nos comenta que hubo más índice, ¿hubo  alguno en especial por el cual ustedes hayan iniciado esta campaña de prevención, algún evento particular</w:t>
      </w:r>
      <w:r w:rsidR="00EC2424" w:rsidRPr="002B582D">
        <w:rPr>
          <w:rFonts w:ascii="Arial" w:hAnsi="Arial" w:cs="Arial"/>
          <w:i/>
        </w:rPr>
        <w:t xml:space="preserve"> que haya ocasionado estas nuevas acciones para prevenir?</w:t>
      </w:r>
    </w:p>
    <w:p w:rsidR="00EC2424" w:rsidRPr="002B582D" w:rsidRDefault="00EC2424" w:rsidP="00E13279">
      <w:pPr>
        <w:jc w:val="both"/>
        <w:rPr>
          <w:rFonts w:ascii="Arial" w:hAnsi="Arial" w:cs="Arial"/>
        </w:rPr>
      </w:pPr>
      <w:r w:rsidRPr="002B582D">
        <w:rPr>
          <w:rFonts w:ascii="Arial" w:hAnsi="Arial" w:cs="Arial"/>
        </w:rPr>
        <w:t>E1: Si, no estamos exentos de que nos caiga una lluvia extraordinaria y si es complicado. En el tema de saber dónde nos va a caer más fuerte el agua, de saber esa particularidad de pronto tenemos pensado que en algunos asentamientos como puede ser Tierra Colorada, nos iba a pegar más fuerte.</w:t>
      </w:r>
      <w:r w:rsidR="00041602" w:rsidRPr="002B582D">
        <w:rPr>
          <w:rFonts w:ascii="Arial" w:hAnsi="Arial" w:cs="Arial"/>
        </w:rPr>
        <w:t xml:space="preserve"> Y sin embargo en el 2013 nos cayó más fuerte en la parte más urbana. Pero bueno, eso no está determinado</w:t>
      </w:r>
      <w:r w:rsidR="003431D0" w:rsidRPr="002B582D">
        <w:rPr>
          <w:rFonts w:ascii="Arial" w:hAnsi="Arial" w:cs="Arial"/>
        </w:rPr>
        <w:t xml:space="preserve"> más que por la propia naturaleza, ¿no? Así que hagamos lo que hagamos de obras de mitigación a donde llega, ahí está.</w:t>
      </w:r>
    </w:p>
    <w:p w:rsidR="003431D0" w:rsidRPr="002B582D" w:rsidRDefault="003431D0" w:rsidP="00E13279">
      <w:pPr>
        <w:jc w:val="both"/>
        <w:rPr>
          <w:rFonts w:ascii="Arial" w:hAnsi="Arial" w:cs="Arial"/>
          <w:i/>
        </w:rPr>
      </w:pPr>
      <w:r w:rsidRPr="002B582D">
        <w:rPr>
          <w:rFonts w:ascii="Arial" w:hAnsi="Arial" w:cs="Arial"/>
          <w:i/>
        </w:rPr>
        <w:t>¿Cuál es la zona urbana en la que durante el 2013 tuvieron más problemas?</w:t>
      </w:r>
    </w:p>
    <w:p w:rsidR="003431D0" w:rsidRPr="002B582D" w:rsidRDefault="003431D0" w:rsidP="00E13279">
      <w:pPr>
        <w:jc w:val="both"/>
        <w:rPr>
          <w:rFonts w:ascii="Arial" w:hAnsi="Arial" w:cs="Arial"/>
        </w:rPr>
      </w:pPr>
      <w:r w:rsidRPr="002B582D">
        <w:rPr>
          <w:rFonts w:ascii="Arial" w:hAnsi="Arial" w:cs="Arial"/>
        </w:rPr>
        <w:t xml:space="preserve">E1: Pues fueron varias colonias que están entre lo urbano y la parte más cercana al bosque, la colonia (¿…?), Carbonera, son las que más. Y hay otras más abajo pero es diferente por la estructura hidráulica que hay. Aunque a lo mejor puede ser lo mismo, el impacto es distinto. Y bueno, estas mediciones las tenemos por el sistema de agua por el </w:t>
      </w:r>
      <w:r w:rsidRPr="002B582D">
        <w:rPr>
          <w:rFonts w:ascii="Arial" w:hAnsi="Arial" w:cs="Arial"/>
        </w:rPr>
        <w:lastRenderedPageBreak/>
        <w:t xml:space="preserve">sistema pluviométrico que nos </w:t>
      </w:r>
      <w:proofErr w:type="gramStart"/>
      <w:r w:rsidRPr="002B582D">
        <w:rPr>
          <w:rFonts w:ascii="Arial" w:hAnsi="Arial" w:cs="Arial"/>
        </w:rPr>
        <w:t>van</w:t>
      </w:r>
      <w:proofErr w:type="gramEnd"/>
      <w:r w:rsidRPr="002B582D">
        <w:rPr>
          <w:rFonts w:ascii="Arial" w:hAnsi="Arial" w:cs="Arial"/>
        </w:rPr>
        <w:t xml:space="preserve"> dando para saber el estimado de agua que cae en el tiempo, que es lo que </w:t>
      </w:r>
      <w:r w:rsidR="00CE639B" w:rsidRPr="002B582D">
        <w:rPr>
          <w:rFonts w:ascii="Arial" w:hAnsi="Arial" w:cs="Arial"/>
        </w:rPr>
        <w:t>nos representa riesgo.</w:t>
      </w:r>
    </w:p>
    <w:p w:rsidR="00CE639B" w:rsidRPr="002B582D" w:rsidRDefault="00CE639B" w:rsidP="00E13279">
      <w:pPr>
        <w:jc w:val="both"/>
        <w:rPr>
          <w:rFonts w:ascii="Arial" w:hAnsi="Arial" w:cs="Arial"/>
          <w:i/>
        </w:rPr>
      </w:pPr>
      <w:r w:rsidRPr="002B582D">
        <w:rPr>
          <w:rFonts w:ascii="Arial" w:hAnsi="Arial" w:cs="Arial"/>
          <w:i/>
        </w:rPr>
        <w:t>¿Qué tipo de afectaciones hubo en el 2013?</w:t>
      </w:r>
    </w:p>
    <w:p w:rsidR="00CE639B" w:rsidRPr="002B582D" w:rsidRDefault="00C652FB" w:rsidP="00E13279">
      <w:pPr>
        <w:jc w:val="both"/>
        <w:rPr>
          <w:rFonts w:ascii="Arial" w:hAnsi="Arial" w:cs="Arial"/>
        </w:rPr>
      </w:pPr>
      <w:r w:rsidRPr="002B582D">
        <w:rPr>
          <w:rFonts w:ascii="Arial" w:hAnsi="Arial" w:cs="Arial"/>
        </w:rPr>
        <w:t>E1: Hubo una lluvia del 21 de septiembre que fue de 53 milímetros en una hora, lo cual fue demasiado. Así hubiéramos poder tenido mucha planeación, fue demasiada agua en muy poco tiempo.</w:t>
      </w:r>
    </w:p>
    <w:p w:rsidR="00C652FB" w:rsidRPr="002B582D" w:rsidRDefault="00C652FB" w:rsidP="00E13279">
      <w:pPr>
        <w:jc w:val="both"/>
        <w:rPr>
          <w:rFonts w:ascii="Arial" w:hAnsi="Arial" w:cs="Arial"/>
          <w:i/>
        </w:rPr>
      </w:pPr>
      <w:r w:rsidRPr="002B582D">
        <w:rPr>
          <w:rFonts w:ascii="Arial" w:hAnsi="Arial" w:cs="Arial"/>
          <w:i/>
        </w:rPr>
        <w:t>¿Qué pasó?</w:t>
      </w:r>
    </w:p>
    <w:p w:rsidR="003431D0" w:rsidRPr="002B582D" w:rsidRDefault="00C652FB" w:rsidP="00E13279">
      <w:pPr>
        <w:jc w:val="both"/>
        <w:rPr>
          <w:rFonts w:ascii="Arial" w:hAnsi="Arial" w:cs="Arial"/>
        </w:rPr>
      </w:pPr>
      <w:r w:rsidRPr="002B582D">
        <w:rPr>
          <w:rFonts w:ascii="Arial" w:hAnsi="Arial" w:cs="Arial"/>
        </w:rPr>
        <w:t>E1: Inundacion</w:t>
      </w:r>
      <w:r w:rsidR="00CD5DB9" w:rsidRPr="002B582D">
        <w:rPr>
          <w:rFonts w:ascii="Arial" w:hAnsi="Arial" w:cs="Arial"/>
        </w:rPr>
        <w:t>es en algunos domicilios, algunos desbordamientos de barrancas; eso fue lo más impactante en esta administración lo que tenemos como antecedente fuerte.</w:t>
      </w:r>
    </w:p>
    <w:p w:rsidR="00CD5DB9" w:rsidRPr="002B582D" w:rsidRDefault="00CD5DB9" w:rsidP="00E13279">
      <w:pPr>
        <w:jc w:val="both"/>
        <w:rPr>
          <w:rFonts w:ascii="Arial" w:hAnsi="Arial" w:cs="Arial"/>
          <w:i/>
        </w:rPr>
      </w:pPr>
      <w:r w:rsidRPr="002B582D">
        <w:rPr>
          <w:rFonts w:ascii="Arial" w:hAnsi="Arial" w:cs="Arial"/>
          <w:i/>
        </w:rPr>
        <w:t>Si ustedes pueden pensar ¿cuál será la problemática de mayo, su preocupación en su dependencia?</w:t>
      </w:r>
    </w:p>
    <w:p w:rsidR="00642C42" w:rsidRPr="002B582D" w:rsidRDefault="00CD5DB9" w:rsidP="00E13279">
      <w:pPr>
        <w:jc w:val="both"/>
        <w:rPr>
          <w:rFonts w:ascii="Arial" w:hAnsi="Arial" w:cs="Arial"/>
        </w:rPr>
      </w:pPr>
      <w:r w:rsidRPr="002B582D">
        <w:rPr>
          <w:rFonts w:ascii="Arial" w:hAnsi="Arial" w:cs="Arial"/>
        </w:rPr>
        <w:t xml:space="preserve">E1: </w:t>
      </w:r>
      <w:r w:rsidR="008F7BF2" w:rsidRPr="002B582D">
        <w:rPr>
          <w:rFonts w:ascii="Arial" w:hAnsi="Arial" w:cs="Arial"/>
        </w:rPr>
        <w:t>La problemática es…</w:t>
      </w:r>
      <w:r w:rsidR="002B5A7B" w:rsidRPr="002B582D">
        <w:rPr>
          <w:rFonts w:ascii="Arial" w:hAnsi="Arial" w:cs="Arial"/>
        </w:rPr>
        <w:t xml:space="preserve"> </w:t>
      </w:r>
      <w:r w:rsidR="008F7BF2" w:rsidRPr="002B582D">
        <w:rPr>
          <w:rFonts w:ascii="Arial" w:hAnsi="Arial" w:cs="Arial"/>
        </w:rPr>
        <w:t>los cortes a los cerros, el terraceo. Eso es lo principla porque cuando cortan y el suelo se reblandece, la gente tira el agua, durante todo el año mantiene letrinas y toda esa inundación de agua cuando llueve, se satura la tierra y tenemos deslizamientos. E</w:t>
      </w:r>
      <w:r w:rsidR="009C3FCD" w:rsidRPr="002B582D">
        <w:rPr>
          <w:rFonts w:ascii="Arial" w:hAnsi="Arial" w:cs="Arial"/>
        </w:rPr>
        <w:t>sos son de los temas más fuertes que podemos tener y la canalización de esas cuestiones que, en algunas partes, la gente no tienen una técnica; aquí hay un tema fundamental es que ya está en el sitio, reubicar es complicado pero hay que enseñarles a mitigar</w:t>
      </w:r>
      <w:r w:rsidR="00642C42" w:rsidRPr="002B582D">
        <w:rPr>
          <w:rFonts w:ascii="Arial" w:hAnsi="Arial" w:cs="Arial"/>
        </w:rPr>
        <w:t xml:space="preserve"> los efectos. A veces la gente quiere extenderse y hace los cortes, cortes inadecuados provocan riesgos.</w:t>
      </w:r>
    </w:p>
    <w:p w:rsidR="00642C42" w:rsidRPr="002B582D" w:rsidRDefault="00642C42" w:rsidP="00E13279">
      <w:pPr>
        <w:jc w:val="both"/>
        <w:rPr>
          <w:rFonts w:ascii="Arial" w:hAnsi="Arial" w:cs="Arial"/>
          <w:i/>
        </w:rPr>
      </w:pPr>
      <w:r w:rsidRPr="002B582D">
        <w:rPr>
          <w:rFonts w:ascii="Arial" w:hAnsi="Arial" w:cs="Arial"/>
          <w:i/>
        </w:rPr>
        <w:t>¿Cómo es el corte que ellos hacen?</w:t>
      </w:r>
    </w:p>
    <w:p w:rsidR="00CD5DB9" w:rsidRPr="002B582D" w:rsidRDefault="00642C42" w:rsidP="00E13279">
      <w:pPr>
        <w:jc w:val="both"/>
        <w:rPr>
          <w:rFonts w:ascii="Arial" w:hAnsi="Arial" w:cs="Arial"/>
        </w:rPr>
      </w:pPr>
      <w:r w:rsidRPr="002B582D">
        <w:rPr>
          <w:rFonts w:ascii="Arial" w:hAnsi="Arial" w:cs="Arial"/>
        </w:rPr>
        <w:t>E1 Terracean, el cerro lo van cortando para dejarlo de forma horizontal y plantar ahí una vivienda</w:t>
      </w:r>
      <w:r w:rsidR="00A62641" w:rsidRPr="002B582D">
        <w:rPr>
          <w:rFonts w:ascii="Arial" w:hAnsi="Arial" w:cs="Arial"/>
        </w:rPr>
        <w:t>. Entonces al cortarlo se expone desde la raíz de los propios árboles y la composición de la tierra de la Magdalena Contreras es arcilla entonces la mala canalización hace que se humedezca, llegan las épocas de agua y se satura y se desliza.</w:t>
      </w:r>
    </w:p>
    <w:p w:rsidR="00A62641" w:rsidRPr="002B582D" w:rsidRDefault="00A62641" w:rsidP="00E13279">
      <w:pPr>
        <w:jc w:val="both"/>
        <w:rPr>
          <w:rFonts w:ascii="Arial" w:hAnsi="Arial" w:cs="Arial"/>
          <w:i/>
        </w:rPr>
      </w:pPr>
      <w:r w:rsidRPr="002B582D">
        <w:rPr>
          <w:rFonts w:ascii="Arial" w:hAnsi="Arial" w:cs="Arial"/>
          <w:i/>
        </w:rPr>
        <w:t>¿Y fuentes de drenaje dice que se usan letrinas?</w:t>
      </w:r>
    </w:p>
    <w:p w:rsidR="00A62641" w:rsidRPr="002B582D" w:rsidRDefault="00A62641" w:rsidP="00E13279">
      <w:pPr>
        <w:jc w:val="both"/>
        <w:rPr>
          <w:rFonts w:ascii="Arial" w:hAnsi="Arial" w:cs="Arial"/>
        </w:rPr>
      </w:pPr>
      <w:r w:rsidRPr="002B582D">
        <w:rPr>
          <w:rFonts w:ascii="Arial" w:hAnsi="Arial" w:cs="Arial"/>
        </w:rPr>
        <w:t>E1: Si, algunos tienen letrinas.</w:t>
      </w:r>
    </w:p>
    <w:p w:rsidR="00A62641" w:rsidRPr="002B582D" w:rsidRDefault="00A62641" w:rsidP="00E13279">
      <w:pPr>
        <w:jc w:val="both"/>
        <w:rPr>
          <w:rFonts w:ascii="Arial" w:hAnsi="Arial" w:cs="Arial"/>
          <w:i/>
        </w:rPr>
      </w:pPr>
      <w:r w:rsidRPr="002B582D">
        <w:rPr>
          <w:rFonts w:ascii="Arial" w:hAnsi="Arial" w:cs="Arial"/>
          <w:i/>
        </w:rPr>
        <w:t>¿Son en el mismo sitio, en la misma terraza?</w:t>
      </w:r>
    </w:p>
    <w:p w:rsidR="00A62641" w:rsidRPr="002B582D" w:rsidRDefault="00A62641" w:rsidP="00E13279">
      <w:pPr>
        <w:jc w:val="both"/>
        <w:rPr>
          <w:rFonts w:ascii="Arial" w:hAnsi="Arial" w:cs="Arial"/>
        </w:rPr>
      </w:pPr>
      <w:r w:rsidRPr="002B582D">
        <w:rPr>
          <w:rFonts w:ascii="Arial" w:hAnsi="Arial" w:cs="Arial"/>
        </w:rPr>
        <w:t xml:space="preserve">E1: Tenemos </w:t>
      </w:r>
      <w:r w:rsidR="004B74F6" w:rsidRPr="002B582D">
        <w:rPr>
          <w:rFonts w:ascii="Arial" w:hAnsi="Arial" w:cs="Arial"/>
        </w:rPr>
        <w:t>variedad en todo eso, algunos que ya están conectados a la red del drenaje, otros que usan letrinas y otros que lo canalizan hacia una barranca.</w:t>
      </w:r>
      <w:r w:rsidR="0023727D" w:rsidRPr="002B582D">
        <w:rPr>
          <w:rFonts w:ascii="Arial" w:hAnsi="Arial" w:cs="Arial"/>
        </w:rPr>
        <w:t xml:space="preserve"> Y nos provoca el mismo tema: el reblandecimiento y el deterioro.</w:t>
      </w:r>
    </w:p>
    <w:p w:rsidR="0023727D" w:rsidRPr="002B582D" w:rsidRDefault="0023727D" w:rsidP="00E13279">
      <w:pPr>
        <w:jc w:val="both"/>
        <w:rPr>
          <w:rFonts w:ascii="Arial" w:hAnsi="Arial" w:cs="Arial"/>
          <w:i/>
        </w:rPr>
      </w:pPr>
      <w:r w:rsidRPr="002B582D">
        <w:rPr>
          <w:rFonts w:ascii="Arial" w:hAnsi="Arial" w:cs="Arial"/>
          <w:i/>
        </w:rPr>
        <w:t>¿Cuál de esas cosas de la problemática de los deshechos de la vivienda, qué hacen ustedes, qué pueden hacer? Porque supongo que son asentamientos irregulares.</w:t>
      </w:r>
    </w:p>
    <w:p w:rsidR="0023727D" w:rsidRPr="002B582D" w:rsidRDefault="0023727D" w:rsidP="00E13279">
      <w:pPr>
        <w:jc w:val="both"/>
        <w:rPr>
          <w:rFonts w:ascii="Arial" w:hAnsi="Arial" w:cs="Arial"/>
        </w:rPr>
      </w:pPr>
      <w:r w:rsidRPr="002B582D">
        <w:rPr>
          <w:rFonts w:ascii="Arial" w:hAnsi="Arial" w:cs="Arial"/>
        </w:rPr>
        <w:t>E1: En asentamientos irregulares para evitar el crecimiento de esos asentamientos, pues la Dirección General de Tenencia de la Tierra es la encargada de continuamente hacer recorridos para que no haya ese tipo de fuertes en los cerros y no dejar construir.</w:t>
      </w:r>
    </w:p>
    <w:p w:rsidR="00EC59FC" w:rsidRPr="002B582D" w:rsidRDefault="00EC59FC" w:rsidP="00E13279">
      <w:pPr>
        <w:jc w:val="both"/>
        <w:rPr>
          <w:rFonts w:ascii="Arial" w:hAnsi="Arial" w:cs="Arial"/>
          <w:i/>
        </w:rPr>
      </w:pPr>
      <w:r w:rsidRPr="002B582D">
        <w:rPr>
          <w:rFonts w:ascii="Arial" w:hAnsi="Arial" w:cs="Arial"/>
          <w:i/>
        </w:rPr>
        <w:lastRenderedPageBreak/>
        <w:t>¿Se puede hacer eso, los quitan?</w:t>
      </w:r>
    </w:p>
    <w:p w:rsidR="00E27885" w:rsidRPr="002B582D" w:rsidRDefault="00EC59FC" w:rsidP="00E13279">
      <w:pPr>
        <w:jc w:val="both"/>
        <w:rPr>
          <w:rFonts w:ascii="Arial" w:hAnsi="Arial" w:cs="Arial"/>
        </w:rPr>
      </w:pPr>
      <w:r w:rsidRPr="002B582D">
        <w:rPr>
          <w:rFonts w:ascii="Arial" w:hAnsi="Arial" w:cs="Arial"/>
        </w:rPr>
        <w:t xml:space="preserve">E1: Los quitan si ya construyeron donde no debe de ser, los retiran. Pero es </w:t>
      </w:r>
      <w:r w:rsidR="00E27885" w:rsidRPr="002B582D">
        <w:rPr>
          <w:rFonts w:ascii="Arial" w:hAnsi="Arial" w:cs="Arial"/>
        </w:rPr>
        <w:t>tenencia de la tierra y a nosotros no nos corresponde eso, nos corresponde la cuestión de la notificación cuando están haciendo trabajos les decimos que no pueden hacerlos porque están dañando el cerro y poniendo en riesgo su vida. Esa es la parte de protección civil.</w:t>
      </w:r>
    </w:p>
    <w:p w:rsidR="00E27885" w:rsidRPr="002B582D" w:rsidRDefault="00E27885" w:rsidP="00E13279">
      <w:pPr>
        <w:jc w:val="both"/>
        <w:rPr>
          <w:rFonts w:ascii="Arial" w:hAnsi="Arial" w:cs="Arial"/>
          <w:i/>
        </w:rPr>
      </w:pPr>
      <w:r w:rsidRPr="002B582D">
        <w:rPr>
          <w:rFonts w:ascii="Arial" w:hAnsi="Arial" w:cs="Arial"/>
          <w:i/>
        </w:rPr>
        <w:t>¿Hay acciones de (¿…?), es decir, ya que están ahí a ustedes les toca quitarlos o de recomendar que ellos hagan ajustes a su construcción o algo así?</w:t>
      </w:r>
    </w:p>
    <w:p w:rsidR="00E27885" w:rsidRPr="002B582D" w:rsidRDefault="00E27885" w:rsidP="00E13279">
      <w:pPr>
        <w:jc w:val="both"/>
        <w:rPr>
          <w:rFonts w:ascii="Arial" w:hAnsi="Arial" w:cs="Arial"/>
        </w:rPr>
      </w:pPr>
      <w:r w:rsidRPr="002B582D">
        <w:rPr>
          <w:rFonts w:ascii="Arial" w:hAnsi="Arial" w:cs="Arial"/>
        </w:rPr>
        <w:t xml:space="preserve">E1: Normalmente en situaciones que </w:t>
      </w:r>
      <w:r w:rsidR="00F44262" w:rsidRPr="002B582D">
        <w:rPr>
          <w:rFonts w:ascii="Arial" w:hAnsi="Arial" w:cs="Arial"/>
        </w:rPr>
        <w:t>se presentan en suelo irregular no podemos hacerlo, porque el hacerlo implica que estamos justificando su propiedad y no lo podemos hacer. Institucionalmente no podemos hacerlo,  pero si estamos obligados a decirles el riesgo que corren. Para esto entra ahí la tenencia de la tierra que son los indicados o incluso el mismo ejido para poderlos retirar de las viviendas.</w:t>
      </w:r>
    </w:p>
    <w:p w:rsidR="00F44262" w:rsidRPr="002B582D" w:rsidRDefault="00F44262" w:rsidP="00E13279">
      <w:pPr>
        <w:jc w:val="both"/>
        <w:rPr>
          <w:rFonts w:ascii="Arial" w:hAnsi="Arial" w:cs="Arial"/>
          <w:i/>
        </w:rPr>
      </w:pPr>
      <w:r w:rsidRPr="002B582D">
        <w:rPr>
          <w:rFonts w:ascii="Arial" w:hAnsi="Arial" w:cs="Arial"/>
          <w:i/>
        </w:rPr>
        <w:t>¿Y a qué se debe o cuál es la razón por la cual usted cree que están estos asentamientos, siguen está creciendo y el hacinamiento en estos lugares?</w:t>
      </w:r>
    </w:p>
    <w:p w:rsidR="00F44262" w:rsidRPr="002B582D" w:rsidRDefault="00F44262" w:rsidP="00E13279">
      <w:pPr>
        <w:jc w:val="both"/>
        <w:rPr>
          <w:rFonts w:ascii="Arial" w:hAnsi="Arial" w:cs="Arial"/>
        </w:rPr>
      </w:pPr>
      <w:r w:rsidRPr="002B582D">
        <w:rPr>
          <w:rFonts w:ascii="Arial" w:hAnsi="Arial" w:cs="Arial"/>
        </w:rPr>
        <w:t>E1: Yo creo que es un tema muy diferente a lo que nosotros como Protección Civil podemos contestas porque esto le correspondería tal vez al ejido, a los ejidatarios porque son zonas ejidales y ellos dicen que no vendieron y que se metió tenla gente, pero eso tenía dueño. Entonces es un tema que les corresponde a ellos.</w:t>
      </w:r>
    </w:p>
    <w:p w:rsidR="00F44262" w:rsidRPr="002B582D" w:rsidRDefault="00F44262" w:rsidP="00E13279">
      <w:pPr>
        <w:jc w:val="both"/>
        <w:rPr>
          <w:rFonts w:ascii="Arial" w:hAnsi="Arial" w:cs="Arial"/>
          <w:i/>
        </w:rPr>
      </w:pPr>
      <w:r w:rsidRPr="002B582D">
        <w:rPr>
          <w:rFonts w:ascii="Arial" w:hAnsi="Arial" w:cs="Arial"/>
          <w:i/>
        </w:rPr>
        <w:t>¿No han visto que la gente de ahí ya tiene un nivel de riesgo o son ignorantes de la (¿…?)</w:t>
      </w:r>
      <w:r w:rsidR="002B582D">
        <w:rPr>
          <w:rFonts w:ascii="Arial" w:hAnsi="Arial" w:cs="Arial"/>
          <w:i/>
        </w:rPr>
        <w:t>?</w:t>
      </w:r>
    </w:p>
    <w:p w:rsidR="00F44262" w:rsidRPr="002B582D" w:rsidRDefault="00F44262" w:rsidP="00E13279">
      <w:pPr>
        <w:jc w:val="both"/>
        <w:rPr>
          <w:rFonts w:ascii="Arial" w:hAnsi="Arial" w:cs="Arial"/>
        </w:rPr>
      </w:pPr>
      <w:r w:rsidRPr="002B582D">
        <w:rPr>
          <w:rFonts w:ascii="Arial" w:hAnsi="Arial" w:cs="Arial"/>
        </w:rPr>
        <w:t>E1: No, si conocen los riesgos en diferentes medidas los han vivido porque vivir un día de lluvia fuerte en esos asentamientos si es complicado</w:t>
      </w:r>
      <w:r w:rsidR="00B170FA" w:rsidRPr="002B582D">
        <w:rPr>
          <w:rFonts w:ascii="Arial" w:hAnsi="Arial" w:cs="Arial"/>
        </w:rPr>
        <w:t>, es muy fuerte pero se han acostumbrado y viven ante el peligro.</w:t>
      </w:r>
    </w:p>
    <w:p w:rsidR="00B170FA" w:rsidRPr="002B582D" w:rsidRDefault="00B170FA" w:rsidP="00E13279">
      <w:pPr>
        <w:jc w:val="both"/>
        <w:rPr>
          <w:rFonts w:ascii="Arial" w:hAnsi="Arial" w:cs="Arial"/>
          <w:i/>
        </w:rPr>
      </w:pPr>
      <w:r w:rsidRPr="002B582D">
        <w:rPr>
          <w:rFonts w:ascii="Arial" w:hAnsi="Arial" w:cs="Arial"/>
          <w:i/>
        </w:rPr>
        <w:t>En sus interacciones con ellos</w:t>
      </w:r>
      <w:r w:rsidR="00FA5621" w:rsidRPr="002B582D">
        <w:rPr>
          <w:rFonts w:ascii="Arial" w:hAnsi="Arial" w:cs="Arial"/>
          <w:i/>
        </w:rPr>
        <w:t>,</w:t>
      </w:r>
      <w:r w:rsidRPr="002B582D">
        <w:rPr>
          <w:rFonts w:ascii="Arial" w:hAnsi="Arial" w:cs="Arial"/>
          <w:i/>
        </w:rPr>
        <w:t xml:space="preserve"> </w:t>
      </w:r>
      <w:r w:rsidR="00FA5621" w:rsidRPr="002B582D">
        <w:rPr>
          <w:rFonts w:ascii="Arial" w:hAnsi="Arial" w:cs="Arial"/>
          <w:i/>
        </w:rPr>
        <w:t>¿</w:t>
      </w:r>
      <w:r w:rsidRPr="002B582D">
        <w:rPr>
          <w:rFonts w:ascii="Arial" w:hAnsi="Arial" w:cs="Arial"/>
          <w:i/>
        </w:rPr>
        <w:t>se nota si están en la misma zona o es gente que viene de fuera?</w:t>
      </w:r>
      <w:r w:rsidR="00FA5621" w:rsidRPr="002B582D">
        <w:rPr>
          <w:rFonts w:ascii="Arial" w:hAnsi="Arial" w:cs="Arial"/>
          <w:i/>
        </w:rPr>
        <w:t xml:space="preserve"> </w:t>
      </w:r>
    </w:p>
    <w:p w:rsidR="00FA5621" w:rsidRPr="002B582D" w:rsidRDefault="00FA5621" w:rsidP="00E13279">
      <w:pPr>
        <w:jc w:val="both"/>
        <w:rPr>
          <w:rFonts w:ascii="Arial" w:hAnsi="Arial" w:cs="Arial"/>
        </w:rPr>
      </w:pPr>
      <w:r w:rsidRPr="002B582D">
        <w:rPr>
          <w:rFonts w:ascii="Arial" w:hAnsi="Arial" w:cs="Arial"/>
        </w:rPr>
        <w:t>E1: Híjole, es que la mayoría de los asentamientos ya tienen muchos años y es gente que ya incluso se puede decir que nació ahí; si la mancha humana ha ido creciendo y después de un tiempo se va consolidando pues siguen en el mismo lugar y si llegaron e hicieron una casita para guardar sus cosas, ya viven ahí. Entonces es la manera en que el crecimiento se va dando.</w:t>
      </w:r>
    </w:p>
    <w:p w:rsidR="00FA5621" w:rsidRPr="002B582D" w:rsidRDefault="00FA5621" w:rsidP="00E13279">
      <w:pPr>
        <w:jc w:val="both"/>
        <w:rPr>
          <w:rFonts w:ascii="Arial" w:hAnsi="Arial" w:cs="Arial"/>
          <w:i/>
        </w:rPr>
      </w:pPr>
      <w:r w:rsidRPr="002B582D">
        <w:rPr>
          <w:rFonts w:ascii="Arial" w:hAnsi="Arial" w:cs="Arial"/>
          <w:i/>
        </w:rPr>
        <w:t>¿No han tenido manera, si ya llevanb tantos años, no ha habido manera de legalizarlos formalmente?</w:t>
      </w:r>
    </w:p>
    <w:p w:rsidR="002B5A7B" w:rsidRPr="002B582D" w:rsidRDefault="00FA5621" w:rsidP="00E13279">
      <w:pPr>
        <w:jc w:val="both"/>
        <w:rPr>
          <w:rFonts w:ascii="Arial" w:hAnsi="Arial" w:cs="Arial"/>
        </w:rPr>
      </w:pPr>
      <w:r w:rsidRPr="002B582D">
        <w:rPr>
          <w:rFonts w:ascii="Arial" w:hAnsi="Arial" w:cs="Arial"/>
        </w:rPr>
        <w:t>E1: Ese tema es también complicado porque por eso existen áreas que lo están revisando. Le corresponde a Medio Ambiente, a SEDUVI, ellos son los encargados de marcar los ejidos si ya los tienen considerados para uso habitacional o algo así</w:t>
      </w:r>
      <w:r w:rsidR="00D50FBD" w:rsidRPr="002B582D">
        <w:rPr>
          <w:rFonts w:ascii="Arial" w:hAnsi="Arial" w:cs="Arial"/>
        </w:rPr>
        <w:t xml:space="preserve"> y entonces para que puedan tener servicios y se puedan regularizar</w:t>
      </w:r>
      <w:r w:rsidR="00F56636" w:rsidRPr="002B582D">
        <w:rPr>
          <w:rFonts w:ascii="Arial" w:hAnsi="Arial" w:cs="Arial"/>
        </w:rPr>
        <w:t>, t</w:t>
      </w:r>
      <w:r w:rsidR="00D50FBD" w:rsidRPr="002B582D">
        <w:rPr>
          <w:rFonts w:ascii="Arial" w:hAnsi="Arial" w:cs="Arial"/>
        </w:rPr>
        <w:t>ienen que dar el visto bueno ellos</w:t>
      </w:r>
      <w:r w:rsidR="00F56636" w:rsidRPr="002B582D">
        <w:rPr>
          <w:rFonts w:ascii="Arial" w:hAnsi="Arial" w:cs="Arial"/>
        </w:rPr>
        <w:t>.</w:t>
      </w:r>
    </w:p>
    <w:p w:rsidR="00F56636" w:rsidRPr="002B582D" w:rsidRDefault="00F56636" w:rsidP="00E13279">
      <w:pPr>
        <w:jc w:val="both"/>
        <w:rPr>
          <w:rFonts w:ascii="Arial" w:hAnsi="Arial" w:cs="Arial"/>
        </w:rPr>
      </w:pPr>
      <w:r w:rsidRPr="002B582D">
        <w:rPr>
          <w:rFonts w:ascii="Arial" w:hAnsi="Arial" w:cs="Arial"/>
          <w:i/>
        </w:rPr>
        <w:lastRenderedPageBreak/>
        <w:t>¿Ustedes tienen que dictaminar si es peligroso?</w:t>
      </w:r>
    </w:p>
    <w:p w:rsidR="003431D0" w:rsidRPr="002B582D" w:rsidRDefault="00F56636" w:rsidP="00E13279">
      <w:pPr>
        <w:jc w:val="both"/>
        <w:rPr>
          <w:rFonts w:ascii="Arial" w:hAnsi="Arial" w:cs="Arial"/>
        </w:rPr>
      </w:pPr>
      <w:r w:rsidRPr="002B582D">
        <w:rPr>
          <w:rFonts w:ascii="Arial" w:hAnsi="Arial" w:cs="Arial"/>
        </w:rPr>
        <w:t>E1: Hay</w:t>
      </w:r>
      <w:r w:rsidR="00D50FBD" w:rsidRPr="002B582D">
        <w:rPr>
          <w:rFonts w:ascii="Arial" w:hAnsi="Arial" w:cs="Arial"/>
        </w:rPr>
        <w:t xml:space="preserve"> </w:t>
      </w:r>
      <w:r w:rsidRPr="002B582D">
        <w:rPr>
          <w:rFonts w:ascii="Arial" w:hAnsi="Arial" w:cs="Arial"/>
        </w:rPr>
        <w:t>una instancia mayor, nosotros si estamos facultados pero hay una instancia que es la Secretaría de Protección Civil. En esta parte porque ellos si tienen una mayor cantidad de gente especialista; yo o tengo geólogos para decir o hacer estudios de mecánica del suelo y cosas de este tipo, y ellos si lo tienen, y aparte de la secretaría está SEDUVI. Ellos si podrían determinar en un espacio mayor el nivel de riesgo porque requiere un estudio más grande.</w:t>
      </w:r>
    </w:p>
    <w:p w:rsidR="00F56636" w:rsidRPr="002B582D" w:rsidRDefault="0091783C" w:rsidP="00E13279">
      <w:pPr>
        <w:jc w:val="both"/>
        <w:rPr>
          <w:rFonts w:ascii="Arial" w:hAnsi="Arial" w:cs="Arial"/>
          <w:i/>
        </w:rPr>
      </w:pPr>
      <w:r>
        <w:rPr>
          <w:rFonts w:ascii="Arial" w:hAnsi="Arial" w:cs="Arial"/>
          <w:i/>
        </w:rPr>
        <w:t>¿Entonces sí</w:t>
      </w:r>
      <w:r w:rsidR="00F56636" w:rsidRPr="002B582D">
        <w:rPr>
          <w:rFonts w:ascii="Arial" w:hAnsi="Arial" w:cs="Arial"/>
          <w:i/>
        </w:rPr>
        <w:t xml:space="preserve"> hay un desarrollo habitacional o una organización de la nación, no les toca a ustedes a nivel Distrito Federal sino nacional?</w:t>
      </w:r>
    </w:p>
    <w:p w:rsidR="00F56636" w:rsidRPr="002B582D" w:rsidRDefault="00F56636" w:rsidP="00E13279">
      <w:pPr>
        <w:jc w:val="both"/>
        <w:rPr>
          <w:rFonts w:ascii="Arial" w:hAnsi="Arial" w:cs="Arial"/>
        </w:rPr>
      </w:pPr>
      <w:r w:rsidRPr="002B582D">
        <w:rPr>
          <w:rFonts w:ascii="Arial" w:hAnsi="Arial" w:cs="Arial"/>
        </w:rPr>
        <w:t>E1: Si, hay otro programa</w:t>
      </w:r>
      <w:r w:rsidR="009623AA" w:rsidRPr="002B582D">
        <w:rPr>
          <w:rFonts w:ascii="Arial" w:hAnsi="Arial" w:cs="Arial"/>
        </w:rPr>
        <w:t xml:space="preserve">…ahorita le digo cuál es el nombre. Se hace este plan en cada administración, ¿qué es lo que tenemos, qué </w:t>
      </w:r>
      <w:r w:rsidR="00000C4E" w:rsidRPr="002B582D">
        <w:rPr>
          <w:rFonts w:ascii="Arial" w:hAnsi="Arial" w:cs="Arial"/>
        </w:rPr>
        <w:t>es lo no debería estar creciendo</w:t>
      </w:r>
      <w:r w:rsidR="009623AA" w:rsidRPr="002B582D">
        <w:rPr>
          <w:rFonts w:ascii="Arial" w:hAnsi="Arial" w:cs="Arial"/>
        </w:rPr>
        <w:t>? Eso lo tiene Tenencia de la tierra, y creo q</w:t>
      </w:r>
      <w:r w:rsidR="00000C4E" w:rsidRPr="002B582D">
        <w:rPr>
          <w:rFonts w:ascii="Arial" w:hAnsi="Arial" w:cs="Arial"/>
        </w:rPr>
        <w:t>ue en esa parte Tenencia de la t</w:t>
      </w:r>
      <w:r w:rsidR="009623AA" w:rsidRPr="002B582D">
        <w:rPr>
          <w:rFonts w:ascii="Arial" w:hAnsi="Arial" w:cs="Arial"/>
        </w:rPr>
        <w:t xml:space="preserve">ierra </w:t>
      </w:r>
      <w:r w:rsidR="00000C4E" w:rsidRPr="002B582D">
        <w:rPr>
          <w:rFonts w:ascii="Arial" w:hAnsi="Arial" w:cs="Arial"/>
        </w:rPr>
        <w:t>sería más clara</w:t>
      </w:r>
      <w:r w:rsidR="009623AA" w:rsidRPr="002B582D">
        <w:rPr>
          <w:rFonts w:ascii="Arial" w:hAnsi="Arial" w:cs="Arial"/>
        </w:rPr>
        <w:t xml:space="preserve"> en darles el dato, pero sí se  supone que en esta administración es crecimiento </w:t>
      </w:r>
      <w:r w:rsidR="00000C4E" w:rsidRPr="002B582D">
        <w:rPr>
          <w:rFonts w:ascii="Arial" w:hAnsi="Arial" w:cs="Arial"/>
        </w:rPr>
        <w:t>cero, es el objetivo. Por eso es la revisión de las zonas de reserva y se hacen los recorridos de revisión que no siga creciendo y que no se sigan asentando, Tenencia de la tierra. Hay un tema por ahí que son 2 sentamientos que no existen precisamente por esta situación de que Tenencia de la Tierra está haciendo su trabajo; eran 14 y ahora son 12. Por ahí iba el dato pero ellos lo tienen más claro.</w:t>
      </w:r>
    </w:p>
    <w:p w:rsidR="00000C4E" w:rsidRPr="002B582D" w:rsidRDefault="00000C4E" w:rsidP="00E13279">
      <w:pPr>
        <w:jc w:val="both"/>
        <w:rPr>
          <w:rFonts w:ascii="Arial" w:hAnsi="Arial" w:cs="Arial"/>
          <w:i/>
        </w:rPr>
      </w:pPr>
      <w:r w:rsidRPr="002B582D">
        <w:rPr>
          <w:rFonts w:ascii="Arial" w:hAnsi="Arial" w:cs="Arial"/>
          <w:i/>
        </w:rPr>
        <w:t>¿Entonces ustedes insisten en que la gente que vive ahí tiene que proteger o tratar de evitar, les toca intervenir en el desalojo?</w:t>
      </w:r>
    </w:p>
    <w:p w:rsidR="00F56636" w:rsidRPr="002B582D" w:rsidRDefault="00000C4E" w:rsidP="00E13279">
      <w:pPr>
        <w:jc w:val="both"/>
        <w:rPr>
          <w:rFonts w:ascii="Arial" w:hAnsi="Arial" w:cs="Arial"/>
        </w:rPr>
      </w:pPr>
      <w:r w:rsidRPr="002B582D">
        <w:rPr>
          <w:rFonts w:ascii="Arial" w:hAnsi="Arial" w:cs="Arial"/>
        </w:rPr>
        <w:t>E1: El de</w:t>
      </w:r>
      <w:r w:rsidR="0091783C">
        <w:rPr>
          <w:rFonts w:ascii="Arial" w:hAnsi="Arial" w:cs="Arial"/>
        </w:rPr>
        <w:t>salojo…yo creo que ahí es [Pausa</w:t>
      </w:r>
      <w:r w:rsidRPr="002B582D">
        <w:rPr>
          <w:rFonts w:ascii="Arial" w:hAnsi="Arial" w:cs="Arial"/>
        </w:rPr>
        <w:t xml:space="preserve">] esperemos no tener ese tipo de problemas </w:t>
      </w:r>
      <w:r w:rsidR="00596EC3" w:rsidRPr="002B582D">
        <w:rPr>
          <w:rFonts w:ascii="Arial" w:hAnsi="Arial" w:cs="Arial"/>
        </w:rPr>
        <w:t>pero en algún momento dado si tenemos un problema mayor, si tenemos autoridad para poder desalojar. El asunto es complejo porque para poder desalojar tenemos que pensar dónde se van a asentar, es mucha la gente que vive en los asentamientos no es fácil pensar “los sacamos”, ¿dónde los ponemos? No hay en Contreras…la administración sigue revisando ese tema de espacio donde pudieran estar más seguros. Pero mientras no lo haya, (¿…?)</w:t>
      </w:r>
    </w:p>
    <w:p w:rsidR="00596EC3" w:rsidRPr="002B582D" w:rsidRDefault="00596EC3" w:rsidP="00E13279">
      <w:pPr>
        <w:jc w:val="both"/>
        <w:rPr>
          <w:rFonts w:ascii="Arial" w:hAnsi="Arial" w:cs="Arial"/>
          <w:i/>
        </w:rPr>
      </w:pPr>
      <w:r w:rsidRPr="002B582D">
        <w:rPr>
          <w:rFonts w:ascii="Arial" w:hAnsi="Arial" w:cs="Arial"/>
          <w:i/>
        </w:rPr>
        <w:t>¿Y cuál colonia están más preocupados en este sentido, que sería mejor que construyeran ahí?</w:t>
      </w:r>
    </w:p>
    <w:p w:rsidR="00596EC3" w:rsidRPr="002B582D" w:rsidRDefault="00596EC3" w:rsidP="00E13279">
      <w:pPr>
        <w:jc w:val="both"/>
        <w:rPr>
          <w:rFonts w:ascii="Arial" w:hAnsi="Arial" w:cs="Arial"/>
        </w:rPr>
      </w:pPr>
      <w:r w:rsidRPr="002B582D">
        <w:rPr>
          <w:rFonts w:ascii="Arial" w:hAnsi="Arial" w:cs="Arial"/>
        </w:rPr>
        <w:t>E1: Precisamente año con año, y nosotros estamos trabajando en los recorridos, porque la lluvia nos puede afectar de diferente forma y c</w:t>
      </w:r>
      <w:r w:rsidR="0083393E" w:rsidRPr="002B582D">
        <w:rPr>
          <w:rFonts w:ascii="Arial" w:hAnsi="Arial" w:cs="Arial"/>
        </w:rPr>
        <w:t>antidad en cualquier colonia. E</w:t>
      </w:r>
      <w:r w:rsidRPr="002B582D">
        <w:rPr>
          <w:rFonts w:ascii="Arial" w:hAnsi="Arial" w:cs="Arial"/>
        </w:rPr>
        <w:t>l punto es que dependiendo la ubicación que pueda tener el propio terreno, ahí habría más problemas. A lo mejor pensamos que en una zona donde normalmente no había programas ahora van a ver porque hay más (¿…?), porque hay basura</w:t>
      </w:r>
      <w:r w:rsidR="0083393E" w:rsidRPr="002B582D">
        <w:rPr>
          <w:rFonts w:ascii="Arial" w:hAnsi="Arial" w:cs="Arial"/>
        </w:rPr>
        <w:t xml:space="preserve">, porque quitan árboles. Por eso entonces nosotros tenemos pensado hacer los recorridos porque si decimos normalmente se afecta esta y ahora resulta que hay más afectación en otras. Bueno, </w:t>
      </w:r>
      <w:r w:rsidRPr="002B582D">
        <w:rPr>
          <w:rFonts w:ascii="Arial" w:hAnsi="Arial" w:cs="Arial"/>
        </w:rPr>
        <w:t xml:space="preserve"> </w:t>
      </w:r>
      <w:r w:rsidR="0083393E" w:rsidRPr="002B582D">
        <w:rPr>
          <w:rFonts w:ascii="Arial" w:hAnsi="Arial" w:cs="Arial"/>
        </w:rPr>
        <w:t>la cantidad de lluvia y la afectación que pueda haber a</w:t>
      </w:r>
      <w:r w:rsidR="002C1177" w:rsidRPr="002B582D">
        <w:rPr>
          <w:rFonts w:ascii="Arial" w:hAnsi="Arial" w:cs="Arial"/>
        </w:rPr>
        <w:t xml:space="preserve"> las propias montañas deriva de la gente, de lo que esté haciendo. Si tenemos un diagnóstico de qué es lo que está pasando, qué es lo que está sucediendo y qué habitualmente teníamos pero también tenemos que tener claridad que hay lugares y colonias…le voy a poner un ejemplo, San Jerónimo Lídice, colo</w:t>
      </w:r>
      <w:r w:rsidR="002C1177" w:rsidRPr="002B582D">
        <w:rPr>
          <w:rFonts w:ascii="Arial" w:hAnsi="Arial" w:cs="Arial"/>
        </w:rPr>
        <w:lastRenderedPageBreak/>
        <w:t>nias donde no podemos tener deslizamiento y hemos tenido y no sabemos qué hay de la casa hacia adentro. Entonces, esa información la vamos obteniendo a veces por la misma emergencia, por la llamada de los vecinos y el diagnóstico no lo vamos a tener muy bien todavía.</w:t>
      </w:r>
    </w:p>
    <w:p w:rsidR="002C1177" w:rsidRPr="002B582D" w:rsidRDefault="002C1177" w:rsidP="00E13279">
      <w:pPr>
        <w:jc w:val="both"/>
        <w:rPr>
          <w:rFonts w:ascii="Arial" w:hAnsi="Arial" w:cs="Arial"/>
          <w:i/>
        </w:rPr>
      </w:pPr>
      <w:r w:rsidRPr="002B582D">
        <w:rPr>
          <w:rFonts w:ascii="Arial" w:hAnsi="Arial" w:cs="Arial"/>
          <w:i/>
        </w:rPr>
        <w:t>Entonces la dinámica cada año se puede cambiar, cómo está cambiando el uso de suelo</w:t>
      </w:r>
      <w:proofErr w:type="gramStart"/>
      <w:r w:rsidRPr="002B582D">
        <w:rPr>
          <w:rFonts w:ascii="Arial" w:hAnsi="Arial" w:cs="Arial"/>
          <w:i/>
        </w:rPr>
        <w:t>?</w:t>
      </w:r>
      <w:proofErr w:type="gramEnd"/>
    </w:p>
    <w:p w:rsidR="005A1DAE" w:rsidRPr="002B582D" w:rsidRDefault="002C1177" w:rsidP="00E13279">
      <w:pPr>
        <w:jc w:val="both"/>
        <w:rPr>
          <w:rFonts w:ascii="Arial" w:hAnsi="Arial" w:cs="Arial"/>
        </w:rPr>
      </w:pPr>
      <w:r w:rsidRPr="002B582D">
        <w:rPr>
          <w:rFonts w:ascii="Arial" w:hAnsi="Arial" w:cs="Arial"/>
        </w:rPr>
        <w:t xml:space="preserve">E1: Los mismos incendios nos pueden modificar porque se secan los árboles, la hierba y cuando, como ahorita, ha estado lloviendo y hace una semana que empezaron estas lluvias hubo muchos incendios, pequeños y controlables pero se podría evitar si hay quien sostenga la tierra y </w:t>
      </w:r>
      <w:r w:rsidR="005A1DAE" w:rsidRPr="002B582D">
        <w:rPr>
          <w:rFonts w:ascii="Arial" w:hAnsi="Arial" w:cs="Arial"/>
        </w:rPr>
        <w:t xml:space="preserve">(¿…?) </w:t>
      </w:r>
    </w:p>
    <w:p w:rsidR="005A1DAE" w:rsidRPr="002B582D" w:rsidRDefault="00266254" w:rsidP="00E13279">
      <w:pPr>
        <w:jc w:val="both"/>
        <w:rPr>
          <w:rFonts w:ascii="Arial" w:hAnsi="Arial" w:cs="Arial"/>
          <w:i/>
        </w:rPr>
      </w:pPr>
      <w:r w:rsidRPr="002B582D">
        <w:rPr>
          <w:rFonts w:ascii="Arial" w:hAnsi="Arial" w:cs="Arial"/>
          <w:i/>
        </w:rPr>
        <w:t xml:space="preserve">Mencionó la basura, </w:t>
      </w:r>
      <w:r w:rsidR="00A032C8" w:rsidRPr="002B582D">
        <w:rPr>
          <w:rFonts w:ascii="Arial" w:hAnsi="Arial" w:cs="Arial"/>
          <w:i/>
        </w:rPr>
        <w:t>¿cómo afecta la situación?</w:t>
      </w:r>
    </w:p>
    <w:p w:rsidR="00A032C8" w:rsidRPr="002B582D" w:rsidRDefault="00A032C8" w:rsidP="00E13279">
      <w:pPr>
        <w:jc w:val="both"/>
        <w:rPr>
          <w:rFonts w:ascii="Arial" w:hAnsi="Arial" w:cs="Arial"/>
        </w:rPr>
      </w:pPr>
      <w:r w:rsidRPr="002B582D">
        <w:rPr>
          <w:rFonts w:ascii="Arial" w:hAnsi="Arial" w:cs="Arial"/>
        </w:rPr>
        <w:t>E1: Ríos y barrancas, el drenaje se tapa. Pero bueno ahí ha estado muy pendiente el área de Ecología que traen su programa de limpieza de ríos y barrancas y este fin de semana hicieron la limpieza del Río Magdalena; ha habido programas de la delegación que se han implementado y todas las áreas nos hemos dado la tarea de 1 o 2 días para ir a sacar basura, llantas, todo, para dejarlo limpio. Y bueno, en la calle el barrido manual, la recolección</w:t>
      </w:r>
      <w:r w:rsidR="00266254" w:rsidRPr="002B582D">
        <w:rPr>
          <w:rFonts w:ascii="Arial" w:hAnsi="Arial" w:cs="Arial"/>
        </w:rPr>
        <w:t>, también la cultura tiene mucho que ver en este tema, se sigue trabajando institucionalmente para esta situación.</w:t>
      </w:r>
    </w:p>
    <w:p w:rsidR="00266254" w:rsidRPr="002B582D" w:rsidRDefault="00266254" w:rsidP="00E13279">
      <w:pPr>
        <w:jc w:val="both"/>
        <w:rPr>
          <w:rFonts w:ascii="Arial" w:hAnsi="Arial" w:cs="Arial"/>
          <w:i/>
        </w:rPr>
      </w:pPr>
      <w:r w:rsidRPr="002B582D">
        <w:rPr>
          <w:rFonts w:ascii="Arial" w:hAnsi="Arial" w:cs="Arial"/>
          <w:i/>
        </w:rPr>
        <w:t xml:space="preserve">¿Y cuál sería uno de los problemas por ejemplo en este tipo de asentamientos en cuanto a la basura? Porque usted dice que las barrancas, ¿por qué cree que la gente agrupa su basura en esos lugares es difícil el acceso de…? </w:t>
      </w:r>
    </w:p>
    <w:p w:rsidR="00266254" w:rsidRPr="002B582D" w:rsidRDefault="0091783C" w:rsidP="00E13279">
      <w:pPr>
        <w:jc w:val="both"/>
        <w:rPr>
          <w:rFonts w:ascii="Arial" w:hAnsi="Arial" w:cs="Arial"/>
        </w:rPr>
      </w:pPr>
      <w:r>
        <w:rPr>
          <w:rFonts w:ascii="Arial" w:hAnsi="Arial" w:cs="Arial"/>
        </w:rPr>
        <w:t>[Pausa</w:t>
      </w:r>
      <w:r w:rsidR="00266254" w:rsidRPr="002B582D">
        <w:rPr>
          <w:rFonts w:ascii="Arial" w:hAnsi="Arial" w:cs="Arial"/>
        </w:rPr>
        <w:t>]</w:t>
      </w:r>
    </w:p>
    <w:p w:rsidR="00266254" w:rsidRPr="002B582D" w:rsidRDefault="00266254" w:rsidP="00E13279">
      <w:pPr>
        <w:jc w:val="both"/>
        <w:rPr>
          <w:rFonts w:ascii="Arial" w:hAnsi="Arial" w:cs="Arial"/>
        </w:rPr>
      </w:pPr>
      <w:r w:rsidRPr="002B582D">
        <w:rPr>
          <w:rFonts w:ascii="Arial" w:hAnsi="Arial" w:cs="Arial"/>
        </w:rPr>
        <w:t>E1: Pues es que si llegan lo más cerca a…también es una cuestión cultural de que es más fácil tirar donde no nos ven. Ahora, lo que se daba mucho es la cuestión del reciclaje, porque antes se tapaban las coladeras y se encontraba gran cantidad de PET, por ejemplo. Ahora ya con la cuestión del reciclaje eso no es tan común. Incluso lo que encuentran en  la calle ya hasta se lo llevan.</w:t>
      </w:r>
    </w:p>
    <w:p w:rsidR="00266254" w:rsidRPr="002B582D" w:rsidRDefault="0091783C" w:rsidP="00E13279">
      <w:pPr>
        <w:jc w:val="both"/>
        <w:rPr>
          <w:rFonts w:ascii="Arial" w:hAnsi="Arial" w:cs="Arial"/>
        </w:rPr>
      </w:pPr>
      <w:r>
        <w:rPr>
          <w:rFonts w:ascii="Arial" w:hAnsi="Arial" w:cs="Arial"/>
        </w:rPr>
        <w:t>[Pausa</w:t>
      </w:r>
      <w:r w:rsidR="00266254" w:rsidRPr="002B582D">
        <w:rPr>
          <w:rFonts w:ascii="Arial" w:hAnsi="Arial" w:cs="Arial"/>
        </w:rPr>
        <w:t>]</w:t>
      </w:r>
    </w:p>
    <w:p w:rsidR="00266254" w:rsidRPr="002B582D" w:rsidRDefault="00266254" w:rsidP="00E13279">
      <w:pPr>
        <w:jc w:val="both"/>
        <w:rPr>
          <w:rFonts w:ascii="Arial" w:hAnsi="Arial" w:cs="Arial"/>
          <w:i/>
        </w:rPr>
      </w:pPr>
      <w:r w:rsidRPr="002B582D">
        <w:rPr>
          <w:rFonts w:ascii="Arial" w:hAnsi="Arial" w:cs="Arial"/>
          <w:i/>
        </w:rPr>
        <w:t xml:space="preserve">Entonces para ustedes se percibe que </w:t>
      </w:r>
      <w:r w:rsidR="00C618F8" w:rsidRPr="002B582D">
        <w:rPr>
          <w:rFonts w:ascii="Arial" w:hAnsi="Arial" w:cs="Arial"/>
          <w:i/>
        </w:rPr>
        <w:t>el deslizamiento es el mayor (¿…?) por la (¿…?)</w:t>
      </w:r>
    </w:p>
    <w:p w:rsidR="00C618F8" w:rsidRPr="002B582D" w:rsidRDefault="00C618F8" w:rsidP="00E13279">
      <w:pPr>
        <w:jc w:val="both"/>
        <w:rPr>
          <w:rFonts w:ascii="Arial" w:hAnsi="Arial" w:cs="Arial"/>
        </w:rPr>
      </w:pPr>
      <w:r w:rsidRPr="002B582D">
        <w:rPr>
          <w:rFonts w:ascii="Arial" w:hAnsi="Arial" w:cs="Arial"/>
        </w:rPr>
        <w:t>E1: El tema de las lluvias en la modificación del terreno es lo que en laderas nos puede causar problemas, los deslizamientos. Tenemos este programa que les mencioné de la notificación. Decirles que es un lugar de alto riesgo, que no</w:t>
      </w:r>
      <w:r w:rsidR="00761E1D" w:rsidRPr="002B582D">
        <w:rPr>
          <w:rFonts w:ascii="Arial" w:hAnsi="Arial" w:cs="Arial"/>
        </w:rPr>
        <w:t xml:space="preserve"> pueden estar ahí y si en un mo</w:t>
      </w:r>
      <w:r w:rsidRPr="002B582D">
        <w:rPr>
          <w:rFonts w:ascii="Arial" w:hAnsi="Arial" w:cs="Arial"/>
        </w:rPr>
        <w:t>mento dado tienen una (¿…?) extraordinaria cierto tiempo</w:t>
      </w:r>
      <w:r w:rsidR="00761E1D" w:rsidRPr="002B582D">
        <w:rPr>
          <w:rFonts w:ascii="Arial" w:hAnsi="Arial" w:cs="Arial"/>
        </w:rPr>
        <w:t>, les damos las recomendaciones que se salgan que acudan a nosotros que tenemos generado por la Dirección General de Desarrollo Social</w:t>
      </w:r>
      <w:r w:rsidR="005A5FF6" w:rsidRPr="002B582D">
        <w:rPr>
          <w:rFonts w:ascii="Arial" w:hAnsi="Arial" w:cs="Arial"/>
        </w:rPr>
        <w:t xml:space="preserve"> el tema de albergues en un caso extremo que se tengan que utilizar estamos preparados para documentar los agravios y apoyar a la población. Ese es un tema muy importante. </w:t>
      </w:r>
    </w:p>
    <w:p w:rsidR="005A5FF6" w:rsidRPr="002B582D" w:rsidRDefault="005A5FF6" w:rsidP="00E13279">
      <w:pPr>
        <w:jc w:val="both"/>
        <w:rPr>
          <w:rFonts w:ascii="Arial" w:hAnsi="Arial" w:cs="Arial"/>
          <w:i/>
        </w:rPr>
      </w:pPr>
      <w:r w:rsidRPr="002B582D">
        <w:rPr>
          <w:rFonts w:ascii="Arial" w:hAnsi="Arial" w:cs="Arial"/>
          <w:i/>
        </w:rPr>
        <w:lastRenderedPageBreak/>
        <w:t>En cuanto a las inundaciones, ¿podría platicarnos un poquito más sobre cómo actúa Protección Civil en las inundaciones, cuál es su papel?</w:t>
      </w:r>
    </w:p>
    <w:p w:rsidR="00085E2D" w:rsidRPr="002B582D" w:rsidRDefault="005A5FF6" w:rsidP="00E13279">
      <w:pPr>
        <w:jc w:val="both"/>
        <w:rPr>
          <w:rFonts w:ascii="Arial" w:hAnsi="Arial" w:cs="Arial"/>
        </w:rPr>
      </w:pPr>
      <w:r w:rsidRPr="002B582D">
        <w:rPr>
          <w:rFonts w:ascii="Arial" w:hAnsi="Arial" w:cs="Arial"/>
        </w:rPr>
        <w:t xml:space="preserve">E1: En las inundaciones </w:t>
      </w:r>
      <w:r w:rsidR="00F2040B" w:rsidRPr="002B582D">
        <w:rPr>
          <w:rFonts w:ascii="Arial" w:hAnsi="Arial" w:cs="Arial"/>
        </w:rPr>
        <w:t>pues más bien ha sido a causa…han sido muy pocas y han sido a causa de granizo que tiran mucha hoja y tapan coladeras, y obviamente pues el nivel del agua aumenta y llega a algunas casas pero no tenemos afectaciones personales o una desgracia, no… ¿cómo actuamos? Recibimos la llamada, acudimos el personal, tenemos un protocolo en Protección Civil si tenemos una lluvia que sea constante creamos 4 grupos, dividimos la delegación en 4 grupos y salimos a dar recorrido.</w:t>
      </w:r>
      <w:r w:rsidR="003D6A0F" w:rsidRPr="002B582D">
        <w:rPr>
          <w:rFonts w:ascii="Arial" w:hAnsi="Arial" w:cs="Arial"/>
        </w:rPr>
        <w:t xml:space="preserve"> Principalmente las</w:t>
      </w:r>
      <w:r w:rsidR="00B3224D" w:rsidRPr="002B582D">
        <w:rPr>
          <w:rFonts w:ascii="Arial" w:hAnsi="Arial" w:cs="Arial"/>
        </w:rPr>
        <w:t xml:space="preserve"> zonas que tenemos consideradas</w:t>
      </w:r>
      <w:r w:rsidR="003D6A0F" w:rsidRPr="002B582D">
        <w:rPr>
          <w:rFonts w:ascii="Arial" w:hAnsi="Arial" w:cs="Arial"/>
        </w:rPr>
        <w:t xml:space="preserve"> en las que puede causar daño la lluvia, revisamos ríos, barrancas, lugares donde se pueda encharcar el agua, donde se pueda inundar y si en el momento podemos actuar destapamos las coladeras, si tenemos que sacar el agua de las casa la sacamos; los apoyamos también con bomberos y </w:t>
      </w:r>
      <w:r w:rsidR="00B3224D" w:rsidRPr="002B582D">
        <w:rPr>
          <w:rFonts w:ascii="Arial" w:hAnsi="Arial" w:cs="Arial"/>
        </w:rPr>
        <w:t xml:space="preserve">con operación </w:t>
      </w:r>
      <w:r w:rsidR="003D6A0F" w:rsidRPr="002B582D">
        <w:rPr>
          <w:rFonts w:ascii="Arial" w:hAnsi="Arial" w:cs="Arial"/>
        </w:rPr>
        <w:t xml:space="preserve">hidráulica, con la misma secretaría </w:t>
      </w:r>
      <w:r w:rsidR="00B3224D" w:rsidRPr="002B582D">
        <w:rPr>
          <w:rFonts w:ascii="Arial" w:hAnsi="Arial" w:cs="Arial"/>
        </w:rPr>
        <w:t>y no nos han ayudado pero estamos ahí afortunadamente no lo hemos requerido, con SACMX. Hay un Comité de Riesgos Hidrometereológicos de la Secretaría de Protección Civil, en este Comité estamos pendientes todas las unidades de Protección Civil y ahí canalizamos los apoyos con ellos y ellos nos ayudan a ver quién necesita ayuda por lluvia o por granizo.</w:t>
      </w:r>
    </w:p>
    <w:p w:rsidR="00B3224D" w:rsidRPr="002B582D" w:rsidRDefault="00B3224D" w:rsidP="00E13279">
      <w:pPr>
        <w:jc w:val="both"/>
        <w:rPr>
          <w:rFonts w:ascii="Arial" w:hAnsi="Arial" w:cs="Arial"/>
          <w:i/>
        </w:rPr>
      </w:pPr>
      <w:r w:rsidRPr="002B582D">
        <w:rPr>
          <w:rFonts w:ascii="Arial" w:hAnsi="Arial" w:cs="Arial"/>
          <w:i/>
        </w:rPr>
        <w:t>¿Y eso puede ser rápido?</w:t>
      </w:r>
    </w:p>
    <w:p w:rsidR="00B3224D" w:rsidRPr="002B582D" w:rsidRDefault="00B3224D" w:rsidP="00E13279">
      <w:pPr>
        <w:jc w:val="both"/>
        <w:rPr>
          <w:rFonts w:ascii="Arial" w:hAnsi="Arial" w:cs="Arial"/>
        </w:rPr>
      </w:pPr>
      <w:r w:rsidRPr="002B582D">
        <w:rPr>
          <w:rFonts w:ascii="Arial" w:hAnsi="Arial" w:cs="Arial"/>
        </w:rPr>
        <w:t>E1: Nosotros actuamos de inmediato. Tenemos equipo para trabajar y auxiliar a la gente.</w:t>
      </w:r>
    </w:p>
    <w:p w:rsidR="00B3224D" w:rsidRPr="002B582D" w:rsidRDefault="0091783C" w:rsidP="00E13279">
      <w:pPr>
        <w:jc w:val="both"/>
        <w:rPr>
          <w:rFonts w:ascii="Arial" w:hAnsi="Arial" w:cs="Arial"/>
        </w:rPr>
      </w:pPr>
      <w:r>
        <w:rPr>
          <w:rFonts w:ascii="Arial" w:hAnsi="Arial" w:cs="Arial"/>
        </w:rPr>
        <w:t>[Pausa</w:t>
      </w:r>
      <w:r w:rsidR="00B3224D" w:rsidRPr="002B582D">
        <w:rPr>
          <w:rFonts w:ascii="Arial" w:hAnsi="Arial" w:cs="Arial"/>
        </w:rPr>
        <w:t>]</w:t>
      </w:r>
    </w:p>
    <w:p w:rsidR="00B3224D" w:rsidRPr="002B582D" w:rsidRDefault="00B3224D" w:rsidP="00E13279">
      <w:pPr>
        <w:jc w:val="both"/>
        <w:rPr>
          <w:rFonts w:ascii="Arial" w:hAnsi="Arial" w:cs="Arial"/>
          <w:i/>
        </w:rPr>
      </w:pPr>
      <w:r w:rsidRPr="002B582D">
        <w:rPr>
          <w:rFonts w:ascii="Arial" w:hAnsi="Arial" w:cs="Arial"/>
          <w:i/>
        </w:rPr>
        <w:t xml:space="preserve">En relación a las inundaciones, supongo que hay zonas donde si va a pasar, va a pasar más probable… ¿la gente que vive por ahí toma precauciones, están alertas a la posibilidad de desbordamientos?  </w:t>
      </w:r>
    </w:p>
    <w:p w:rsidR="00E52EC3" w:rsidRPr="002B582D" w:rsidRDefault="00B3224D" w:rsidP="00E13279">
      <w:pPr>
        <w:jc w:val="both"/>
        <w:rPr>
          <w:rFonts w:ascii="Arial" w:hAnsi="Arial" w:cs="Arial"/>
        </w:rPr>
      </w:pPr>
      <w:r w:rsidRPr="002B582D">
        <w:rPr>
          <w:rFonts w:ascii="Arial" w:hAnsi="Arial" w:cs="Arial"/>
        </w:rPr>
        <w:t xml:space="preserve">E1: La inundación no me refiero ahorita a desbordamientos ni de ríos ni de barrancas, no tiene nada que ver con eso Porque previo a eso se ha hecho ya el trabajo. Nosotros hicimos un recorrido de monitoreo de análisis en ríos y barrancas. Ya revisamos puntos conflictivos y puntos vulnerables donde </w:t>
      </w:r>
      <w:r w:rsidR="00F67D82" w:rsidRPr="002B582D">
        <w:rPr>
          <w:rFonts w:ascii="Arial" w:hAnsi="Arial" w:cs="Arial"/>
        </w:rPr>
        <w:t>la gente puede ser afectada y este diagnóstico se lo dimos a la Secretaría general de Obras</w:t>
      </w:r>
      <w:r w:rsidR="00851EE9" w:rsidRPr="002B582D">
        <w:rPr>
          <w:rFonts w:ascii="Arial" w:hAnsi="Arial" w:cs="Arial"/>
        </w:rPr>
        <w:t>; Obras el trabajo que está haciendo ahorita es desazolve</w:t>
      </w:r>
      <w:r w:rsidR="00DA1780" w:rsidRPr="002B582D">
        <w:rPr>
          <w:rFonts w:ascii="Arial" w:hAnsi="Arial" w:cs="Arial"/>
        </w:rPr>
        <w:t xml:space="preserve"> de la red de drenaje, y la limpieza saca todo el azolve de las barrancas se puede tapar porque son rocas con basura, con ramas de árboles frondosos y se puede tapar. Eso ya se está trabajando, estamos en la </w:t>
      </w:r>
      <w:r w:rsidR="006647E6" w:rsidRPr="002B582D">
        <w:rPr>
          <w:rFonts w:ascii="Arial" w:hAnsi="Arial" w:cs="Arial"/>
        </w:rPr>
        <w:t xml:space="preserve">cuestión preventiva porque nosotros hacemos los diagnósticos </w:t>
      </w:r>
      <w:r w:rsidR="0033500A" w:rsidRPr="002B582D">
        <w:rPr>
          <w:rFonts w:ascii="Arial" w:hAnsi="Arial" w:cs="Arial"/>
        </w:rPr>
        <w:t>y de la misma manera lo manejamos con la Ecología porque hay que ret</w:t>
      </w:r>
      <w:r w:rsidR="007C09FF" w:rsidRPr="002B582D">
        <w:rPr>
          <w:rFonts w:ascii="Arial" w:hAnsi="Arial" w:cs="Arial"/>
        </w:rPr>
        <w:t>irar agua y liderar para que</w:t>
      </w:r>
      <w:r w:rsidR="0033500A" w:rsidRPr="002B582D">
        <w:rPr>
          <w:rFonts w:ascii="Arial" w:hAnsi="Arial" w:cs="Arial"/>
        </w:rPr>
        <w:t xml:space="preserve"> no hay afectación a las viviendas. Y en la cuestión del drenaje también se está haciendo lo propio en la limpieza de las </w:t>
      </w:r>
      <w:r w:rsidR="007C09FF" w:rsidRPr="002B582D">
        <w:rPr>
          <w:rFonts w:ascii="Arial" w:hAnsi="Arial" w:cs="Arial"/>
        </w:rPr>
        <w:t>rejillas. La (¿…?) es un problema porque se las llevan, entonces estamos trabajando en eso. Y donde alguna vez tuvimos inundación fue el exceso de agua en el drenaje, bueno el granizo, porque el drenaje no tuvo la capacidad</w:t>
      </w:r>
      <w:r w:rsidR="00E52EC3" w:rsidRPr="002B582D">
        <w:rPr>
          <w:rFonts w:ascii="Arial" w:hAnsi="Arial" w:cs="Arial"/>
        </w:rPr>
        <w:t>. También tienen que ver con la propia construcción de la casa porque están debajo de la carretera, entonces se metió el agua y es donde tuvimos problemas, pero en realidad no ha sido tan complicado.}</w:t>
      </w:r>
    </w:p>
    <w:p w:rsidR="00345B5E" w:rsidRPr="002B582D" w:rsidRDefault="00CF27DE" w:rsidP="00E13279">
      <w:pPr>
        <w:jc w:val="both"/>
        <w:rPr>
          <w:rFonts w:ascii="Arial" w:hAnsi="Arial" w:cs="Arial"/>
          <w:i/>
        </w:rPr>
      </w:pPr>
      <w:r w:rsidRPr="002B582D">
        <w:rPr>
          <w:rFonts w:ascii="Arial" w:hAnsi="Arial" w:cs="Arial"/>
          <w:i/>
        </w:rPr>
        <w:lastRenderedPageBreak/>
        <w:t>¿Entonces los residentes, dado que no muy frecuente, no hacen ningún ajuste a su vivienda</w:t>
      </w:r>
      <w:r w:rsidR="00345B5E" w:rsidRPr="002B582D">
        <w:rPr>
          <w:rFonts w:ascii="Arial" w:hAnsi="Arial" w:cs="Arial"/>
          <w:i/>
        </w:rPr>
        <w:t>?</w:t>
      </w:r>
    </w:p>
    <w:p w:rsidR="003C3CAD" w:rsidRPr="002B582D" w:rsidRDefault="00345B5E" w:rsidP="00E13279">
      <w:pPr>
        <w:jc w:val="both"/>
        <w:rPr>
          <w:rFonts w:ascii="Arial" w:hAnsi="Arial" w:cs="Arial"/>
        </w:rPr>
      </w:pPr>
      <w:r w:rsidRPr="002B582D">
        <w:rPr>
          <w:rFonts w:ascii="Arial" w:hAnsi="Arial" w:cs="Arial"/>
        </w:rPr>
        <w:t>E</w:t>
      </w:r>
      <w:r w:rsidR="009F0A54" w:rsidRPr="002B582D">
        <w:rPr>
          <w:rFonts w:ascii="Arial" w:hAnsi="Arial" w:cs="Arial"/>
        </w:rPr>
        <w:t>1</w:t>
      </w:r>
      <w:r w:rsidRPr="002B582D">
        <w:rPr>
          <w:rFonts w:ascii="Arial" w:hAnsi="Arial" w:cs="Arial"/>
        </w:rPr>
        <w:t xml:space="preserve">: No lo han hecho, la delegación sí. Algunos lugares, por ejemplo, les faltaba la banqueta y el agua que corría sobre las calles se metía a las casas y se hicieron los ajustes. Si se ha trabajado en eso para tratar de mitigar, pero ahora sí que el propio vecino sabe dónde está parado y </w:t>
      </w:r>
      <w:r w:rsidR="003C3CAD" w:rsidRPr="002B582D">
        <w:rPr>
          <w:rFonts w:ascii="Arial" w:hAnsi="Arial" w:cs="Arial"/>
        </w:rPr>
        <w:t>la construcción que hizo, ¿no? porque el lugar está por debajo del piso de la carretera y aunque no quiera se va a…</w:t>
      </w:r>
    </w:p>
    <w:p w:rsidR="003C3CAD" w:rsidRPr="002B582D" w:rsidRDefault="003C3CAD" w:rsidP="00E13279">
      <w:pPr>
        <w:jc w:val="both"/>
        <w:rPr>
          <w:rFonts w:ascii="Arial" w:hAnsi="Arial" w:cs="Arial"/>
          <w:i/>
        </w:rPr>
      </w:pPr>
      <w:r w:rsidRPr="002B582D">
        <w:rPr>
          <w:rFonts w:ascii="Arial" w:hAnsi="Arial" w:cs="Arial"/>
          <w:i/>
        </w:rPr>
        <w:t>Y en cuestión de la vivienda por ejemplo esto que comenta de las construcciones que están por debajo, en este tema de la mitigación, ¿si alguno de los asentamientos quisiera mitigar esto puede acudir a Protección Civil para la recomendación?</w:t>
      </w:r>
    </w:p>
    <w:p w:rsidR="00B3224D" w:rsidRPr="002B582D" w:rsidRDefault="003C3CAD" w:rsidP="00E13279">
      <w:pPr>
        <w:jc w:val="both"/>
        <w:rPr>
          <w:rFonts w:ascii="Arial" w:hAnsi="Arial" w:cs="Arial"/>
        </w:rPr>
      </w:pPr>
      <w:r w:rsidRPr="002B582D">
        <w:rPr>
          <w:rFonts w:ascii="Arial" w:hAnsi="Arial" w:cs="Arial"/>
        </w:rPr>
        <w:t>E</w:t>
      </w:r>
      <w:r w:rsidR="009F0A54" w:rsidRPr="002B582D">
        <w:rPr>
          <w:rFonts w:ascii="Arial" w:hAnsi="Arial" w:cs="Arial"/>
        </w:rPr>
        <w:t>1</w:t>
      </w:r>
      <w:r w:rsidRPr="002B582D">
        <w:rPr>
          <w:rFonts w:ascii="Arial" w:hAnsi="Arial" w:cs="Arial"/>
        </w:rPr>
        <w:t>: Son dos cosas diferentes las que están por debajo que mencioné fue en la parte urbana, se saturó el drenaje por el granizo y la basura de las hojas de los árboles y la cantidad rebasó y se metió, es diferente. En el tem</w:t>
      </w:r>
      <w:r w:rsidR="009F0A54" w:rsidRPr="002B582D">
        <w:rPr>
          <w:rFonts w:ascii="Arial" w:hAnsi="Arial" w:cs="Arial"/>
        </w:rPr>
        <w:t>a de los asentamiento para alguna obra de mitigación o de reconstrucción, si podemos hacer una recomendación; si está considerada zona regular, si es zona irregular como tal hace rato mencioné que no podíamos emitir un documento porque estaríamos convalidando que son propietarios de ese espacio. Pero si hacemos la recomendación porque finalmente tenemos que salvaguardar la integridad de la gente.</w:t>
      </w:r>
    </w:p>
    <w:p w:rsidR="009F0A54" w:rsidRPr="002B582D" w:rsidRDefault="009F0A54" w:rsidP="00E13279">
      <w:pPr>
        <w:jc w:val="both"/>
        <w:rPr>
          <w:rFonts w:ascii="Arial" w:hAnsi="Arial" w:cs="Arial"/>
          <w:i/>
        </w:rPr>
      </w:pPr>
      <w:r w:rsidRPr="002B582D">
        <w:rPr>
          <w:rFonts w:ascii="Arial" w:hAnsi="Arial" w:cs="Arial"/>
          <w:i/>
        </w:rPr>
        <w:t>Pues si…</w:t>
      </w:r>
      <w:r w:rsidR="002B5A7B" w:rsidRPr="002B582D">
        <w:rPr>
          <w:rFonts w:ascii="Arial" w:hAnsi="Arial" w:cs="Arial"/>
          <w:i/>
        </w:rPr>
        <w:t xml:space="preserve"> </w:t>
      </w:r>
      <w:r w:rsidR="00C56004" w:rsidRPr="002B582D">
        <w:rPr>
          <w:rFonts w:ascii="Arial" w:hAnsi="Arial" w:cs="Arial"/>
          <w:i/>
        </w:rPr>
        <w:t>es lo más ¿honorable? a fin de cuentas, ¿no?</w:t>
      </w:r>
    </w:p>
    <w:p w:rsidR="00D0789D" w:rsidRPr="002B582D" w:rsidRDefault="00C56004" w:rsidP="00E13279">
      <w:pPr>
        <w:jc w:val="both"/>
        <w:rPr>
          <w:rFonts w:ascii="Arial" w:hAnsi="Arial" w:cs="Arial"/>
        </w:rPr>
      </w:pPr>
      <w:r w:rsidRPr="002B582D">
        <w:rPr>
          <w:rFonts w:ascii="Arial" w:hAnsi="Arial" w:cs="Arial"/>
        </w:rPr>
        <w:t>E1: Si, ese sería el asunto. Pero si son temas</w:t>
      </w:r>
      <w:r w:rsidR="00D0789D" w:rsidRPr="002B582D">
        <w:rPr>
          <w:rFonts w:ascii="Arial" w:hAnsi="Arial" w:cs="Arial"/>
        </w:rPr>
        <w:t>…</w:t>
      </w:r>
    </w:p>
    <w:p w:rsidR="00D0789D" w:rsidRPr="002B582D" w:rsidRDefault="0091783C" w:rsidP="00E13279">
      <w:pPr>
        <w:jc w:val="both"/>
        <w:rPr>
          <w:rFonts w:ascii="Arial" w:hAnsi="Arial" w:cs="Arial"/>
        </w:rPr>
      </w:pPr>
      <w:r>
        <w:rPr>
          <w:rFonts w:ascii="Arial" w:hAnsi="Arial" w:cs="Arial"/>
        </w:rPr>
        <w:t>[Pausa</w:t>
      </w:r>
      <w:r w:rsidR="00D0789D" w:rsidRPr="002B582D">
        <w:rPr>
          <w:rFonts w:ascii="Arial" w:hAnsi="Arial" w:cs="Arial"/>
        </w:rPr>
        <w:t>]</w:t>
      </w:r>
    </w:p>
    <w:p w:rsidR="003D01B3" w:rsidRPr="002B582D" w:rsidRDefault="00D0789D" w:rsidP="00E13279">
      <w:pPr>
        <w:jc w:val="both"/>
        <w:rPr>
          <w:rFonts w:ascii="Arial" w:hAnsi="Arial" w:cs="Arial"/>
          <w:i/>
          <w:shd w:val="clear" w:color="auto" w:fill="FFFFFF"/>
        </w:rPr>
      </w:pPr>
      <w:r w:rsidRPr="002B582D">
        <w:rPr>
          <w:rFonts w:ascii="Arial" w:hAnsi="Arial" w:cs="Arial"/>
          <w:i/>
        </w:rPr>
        <w:t xml:space="preserve">No sé si ustedes (¿…?) que tiene que ver con </w:t>
      </w:r>
      <w:r w:rsidR="00C56004" w:rsidRPr="002B582D">
        <w:rPr>
          <w:rFonts w:ascii="Arial" w:hAnsi="Arial" w:cs="Arial"/>
          <w:i/>
        </w:rPr>
        <w:t xml:space="preserve"> </w:t>
      </w:r>
      <w:r w:rsidRPr="002B582D">
        <w:rPr>
          <w:rFonts w:ascii="Arial" w:hAnsi="Arial" w:cs="Arial"/>
          <w:i/>
        </w:rPr>
        <w:t>riesgos.</w:t>
      </w:r>
    </w:p>
    <w:p w:rsidR="00D0789D" w:rsidRPr="002B582D" w:rsidRDefault="00D0789D" w:rsidP="00E13279">
      <w:pPr>
        <w:jc w:val="both"/>
        <w:rPr>
          <w:rFonts w:ascii="Arial" w:hAnsi="Arial" w:cs="Arial"/>
        </w:rPr>
      </w:pPr>
      <w:r w:rsidRPr="002B582D">
        <w:rPr>
          <w:rFonts w:ascii="Arial" w:hAnsi="Arial" w:cs="Arial"/>
        </w:rPr>
        <w:t>E1: En una situación podríamos tener un evento en este caso si hablamos, por el tema de que el riesgo mayo representa las lluvias, si. Si hay una inundación o desborde de ríos, obviamente esto conlleva a contaminación. Y bueno tenemos enlace con la Jurisdicción Sanitaria para que en su evacúen las viviendas. De hecho se hace</w:t>
      </w:r>
      <w:r w:rsidR="008D1A7F" w:rsidRPr="002B582D">
        <w:rPr>
          <w:rFonts w:ascii="Arial" w:hAnsi="Arial" w:cs="Arial"/>
        </w:rPr>
        <w:t xml:space="preserve"> ese trabajo también.</w:t>
      </w:r>
    </w:p>
    <w:p w:rsidR="008D1A7F" w:rsidRPr="002B582D" w:rsidRDefault="008D1A7F" w:rsidP="00E13279">
      <w:pPr>
        <w:jc w:val="both"/>
        <w:rPr>
          <w:rFonts w:ascii="Arial" w:hAnsi="Arial" w:cs="Arial"/>
          <w:i/>
        </w:rPr>
      </w:pPr>
      <w:r w:rsidRPr="002B582D">
        <w:rPr>
          <w:rFonts w:ascii="Arial" w:hAnsi="Arial" w:cs="Arial"/>
          <w:i/>
        </w:rPr>
        <w:t>¿Cómo lo hacen?</w:t>
      </w:r>
    </w:p>
    <w:p w:rsidR="008D1A7F" w:rsidRPr="002B582D" w:rsidRDefault="008D1A7F" w:rsidP="00E13279">
      <w:pPr>
        <w:jc w:val="both"/>
        <w:rPr>
          <w:rFonts w:ascii="Arial" w:hAnsi="Arial" w:cs="Arial"/>
          <w:i/>
        </w:rPr>
      </w:pPr>
      <w:r w:rsidRPr="002B582D">
        <w:rPr>
          <w:rFonts w:ascii="Arial" w:hAnsi="Arial" w:cs="Arial"/>
        </w:rPr>
        <w:t xml:space="preserve">E1: Se limpia con cloro, se lava con agua con cloro y en drenajes y barrancas se le pone cal, ya sea </w:t>
      </w:r>
      <w:r w:rsidR="009102E9" w:rsidRPr="002B582D">
        <w:rPr>
          <w:rFonts w:ascii="Arial" w:hAnsi="Arial" w:cs="Arial"/>
        </w:rPr>
        <w:t>el desbordamiento de arriba.</w:t>
      </w:r>
    </w:p>
    <w:p w:rsidR="009102E9" w:rsidRPr="002B582D" w:rsidRDefault="009102E9" w:rsidP="00E13279">
      <w:pPr>
        <w:jc w:val="both"/>
        <w:rPr>
          <w:rFonts w:ascii="Arial" w:hAnsi="Arial" w:cs="Arial"/>
          <w:i/>
        </w:rPr>
      </w:pPr>
      <w:r w:rsidRPr="002B582D">
        <w:rPr>
          <w:rFonts w:ascii="Arial" w:hAnsi="Arial" w:cs="Arial"/>
          <w:i/>
        </w:rPr>
        <w:t>Ah, mira. Entonces se inundó en 2013 cuando (¿.</w:t>
      </w:r>
      <w:r w:rsidR="001F52B1" w:rsidRPr="002B582D">
        <w:rPr>
          <w:rFonts w:ascii="Arial" w:hAnsi="Arial" w:cs="Arial"/>
          <w:i/>
        </w:rPr>
        <w:t>.</w:t>
      </w:r>
      <w:r w:rsidRPr="002B582D">
        <w:rPr>
          <w:rFonts w:ascii="Arial" w:hAnsi="Arial" w:cs="Arial"/>
          <w:i/>
        </w:rPr>
        <w:t>.?)</w:t>
      </w:r>
    </w:p>
    <w:p w:rsidR="009102E9" w:rsidRPr="002B582D" w:rsidRDefault="009102E9" w:rsidP="00E13279">
      <w:pPr>
        <w:jc w:val="both"/>
        <w:rPr>
          <w:rFonts w:ascii="Arial" w:hAnsi="Arial" w:cs="Arial"/>
        </w:rPr>
      </w:pPr>
      <w:r w:rsidRPr="002B582D">
        <w:rPr>
          <w:rFonts w:ascii="Arial" w:hAnsi="Arial" w:cs="Arial"/>
        </w:rPr>
        <w:t>E1: Ahí trabajamos así</w:t>
      </w:r>
      <w:r w:rsidR="001F52B1" w:rsidRPr="002B582D">
        <w:rPr>
          <w:rFonts w:ascii="Arial" w:hAnsi="Arial" w:cs="Arial"/>
        </w:rPr>
        <w:t>.</w:t>
      </w:r>
    </w:p>
    <w:p w:rsidR="001F52B1" w:rsidRPr="002B582D" w:rsidRDefault="001F52B1" w:rsidP="00E13279">
      <w:pPr>
        <w:jc w:val="both"/>
        <w:rPr>
          <w:rFonts w:ascii="Arial" w:hAnsi="Arial" w:cs="Arial"/>
          <w:i/>
        </w:rPr>
      </w:pPr>
      <w:r w:rsidRPr="002B582D">
        <w:rPr>
          <w:rFonts w:ascii="Arial" w:hAnsi="Arial" w:cs="Arial"/>
          <w:i/>
        </w:rPr>
        <w:t>Ah ok, ¿de una manera generalizada en todo un barrio o en las casas?</w:t>
      </w:r>
    </w:p>
    <w:p w:rsidR="001F52B1" w:rsidRPr="002B582D" w:rsidRDefault="001F52B1" w:rsidP="00E13279">
      <w:pPr>
        <w:jc w:val="both"/>
        <w:rPr>
          <w:rFonts w:ascii="Arial" w:hAnsi="Arial" w:cs="Arial"/>
        </w:rPr>
      </w:pPr>
      <w:r w:rsidRPr="002B582D">
        <w:rPr>
          <w:rFonts w:ascii="Arial" w:hAnsi="Arial" w:cs="Arial"/>
        </w:rPr>
        <w:t>E1: En las casas inundadas y/o afectadas.</w:t>
      </w:r>
    </w:p>
    <w:p w:rsidR="001F52B1" w:rsidRPr="002B582D" w:rsidRDefault="001F52B1" w:rsidP="00E13279">
      <w:pPr>
        <w:jc w:val="both"/>
        <w:rPr>
          <w:rFonts w:ascii="Arial" w:hAnsi="Arial" w:cs="Arial"/>
          <w:i/>
        </w:rPr>
      </w:pPr>
      <w:r w:rsidRPr="002B582D">
        <w:rPr>
          <w:rFonts w:ascii="Arial" w:hAnsi="Arial" w:cs="Arial"/>
          <w:i/>
        </w:rPr>
        <w:t>¿Y la gente misma está dispuesta a ser vacunada?</w:t>
      </w:r>
    </w:p>
    <w:p w:rsidR="004B4CFE" w:rsidRPr="002B582D" w:rsidRDefault="001F52B1" w:rsidP="00E13279">
      <w:pPr>
        <w:jc w:val="both"/>
        <w:rPr>
          <w:rFonts w:ascii="Arial" w:hAnsi="Arial" w:cs="Arial"/>
        </w:rPr>
      </w:pPr>
      <w:r w:rsidRPr="002B582D">
        <w:rPr>
          <w:rFonts w:ascii="Arial" w:hAnsi="Arial" w:cs="Arial"/>
        </w:rPr>
        <w:lastRenderedPageBreak/>
        <w:t>E1: Si</w:t>
      </w:r>
      <w:r w:rsidR="004B4CFE" w:rsidRPr="002B582D">
        <w:rPr>
          <w:rFonts w:ascii="Arial" w:hAnsi="Arial" w:cs="Arial"/>
        </w:rPr>
        <w:t>, de hecho incluso hasta gente que no es afectada pero por la campaña que hacemos, se acerca. Es muy aceptada esta estructura que se implementa, no nada más eso, se ha revisado gente en otros temas hasta se les checa la presión, se les vacuno, gente que han estado enfermos se les ayuda en su enfermedad, a canalizaciones, cuando pierden sus documentos se les proporciona el apoyo para recuperarlos. Entonces la Jefatura Delegacional es muy sensible en esta parte con la gente para poderles apoyar.</w:t>
      </w:r>
    </w:p>
    <w:p w:rsidR="004B4CFE" w:rsidRPr="002B582D" w:rsidRDefault="004B4CFE" w:rsidP="00E13279">
      <w:pPr>
        <w:jc w:val="both"/>
        <w:rPr>
          <w:rFonts w:ascii="Arial" w:hAnsi="Arial" w:cs="Arial"/>
          <w:i/>
        </w:rPr>
      </w:pPr>
      <w:r w:rsidRPr="002B582D">
        <w:rPr>
          <w:rFonts w:ascii="Arial" w:hAnsi="Arial" w:cs="Arial"/>
          <w:i/>
        </w:rPr>
        <w:t>Qué bueno, ¿y cuándo hay l limpieza de la casa con cloro, la gente paga por eso o es un servicio de la delegación?</w:t>
      </w:r>
    </w:p>
    <w:p w:rsidR="004B4CFE" w:rsidRPr="002B582D" w:rsidRDefault="004B4CFE" w:rsidP="00E13279">
      <w:pPr>
        <w:jc w:val="both"/>
        <w:rPr>
          <w:rFonts w:ascii="Arial" w:hAnsi="Arial" w:cs="Arial"/>
        </w:rPr>
      </w:pPr>
      <w:r w:rsidRPr="002B582D">
        <w:rPr>
          <w:rFonts w:ascii="Arial" w:hAnsi="Arial" w:cs="Arial"/>
        </w:rPr>
        <w:t>E1: No, nosotros lo hacemos en conjunto con las demás áreas.</w:t>
      </w:r>
    </w:p>
    <w:p w:rsidR="001F52B1" w:rsidRPr="002B582D" w:rsidRDefault="004B4CFE" w:rsidP="00E13279">
      <w:pPr>
        <w:jc w:val="both"/>
        <w:rPr>
          <w:rFonts w:ascii="Arial" w:hAnsi="Arial" w:cs="Arial"/>
          <w:i/>
        </w:rPr>
      </w:pPr>
      <w:r w:rsidRPr="002B582D">
        <w:rPr>
          <w:rFonts w:ascii="Arial" w:hAnsi="Arial" w:cs="Arial"/>
          <w:i/>
        </w:rPr>
        <w:t xml:space="preserve">Una cosa que nos ha dado curiosidad en ese tema porque </w:t>
      </w:r>
      <w:r w:rsidR="00433927" w:rsidRPr="002B582D">
        <w:rPr>
          <w:rFonts w:ascii="Arial" w:hAnsi="Arial" w:cs="Arial"/>
          <w:i/>
        </w:rPr>
        <w:t>como no hay mucha información de cuántas inundaciones o encharcamientos, etc. ¿tiene la idea de que la gente sea consciente de que esa agua puede estar contaminada? Para que no se metan o traten de evitar contacto con ella, ¿o realmente son ignorantes de la idea?</w:t>
      </w:r>
    </w:p>
    <w:p w:rsidR="00433927" w:rsidRPr="002B582D" w:rsidRDefault="00433927" w:rsidP="00E13279">
      <w:pPr>
        <w:jc w:val="both"/>
        <w:rPr>
          <w:rFonts w:ascii="Arial" w:hAnsi="Arial" w:cs="Arial"/>
        </w:rPr>
      </w:pPr>
      <w:r w:rsidRPr="002B582D">
        <w:rPr>
          <w:rFonts w:ascii="Arial" w:hAnsi="Arial" w:cs="Arial"/>
        </w:rPr>
        <w:t>E1: Es que en el momento en que la emergencia, pues lo que la gente hace es tratar de rescatar sus cosas, sin pensar el riesgo en que se pueden meter. La cuestión sanitario y en la cuestión de otro tipo de riesgo porque no sabemos si donde se paran haya un vidrio roto y se corten y con el agua contaminada les pueda crear una enfermedad mayor, ¿no? Digamos que es todo un protocolo de actuación que nosotros al entrar e intervenir  en estas emergencias retiramos a la gente. Lo primero es evacuar para poder trabajar.</w:t>
      </w:r>
    </w:p>
    <w:p w:rsidR="00433927" w:rsidRPr="002B582D" w:rsidRDefault="00433927" w:rsidP="00E13279">
      <w:pPr>
        <w:jc w:val="both"/>
        <w:rPr>
          <w:rFonts w:ascii="Arial" w:hAnsi="Arial" w:cs="Arial"/>
          <w:i/>
        </w:rPr>
      </w:pPr>
      <w:r w:rsidRPr="002B582D">
        <w:rPr>
          <w:rFonts w:ascii="Arial" w:hAnsi="Arial" w:cs="Arial"/>
          <w:i/>
        </w:rPr>
        <w:t>¿Ustedes se encargan de rescatar lo que se puede, limpiar?</w:t>
      </w:r>
    </w:p>
    <w:p w:rsidR="00433927" w:rsidRPr="002B582D" w:rsidRDefault="00433927" w:rsidP="00E13279">
      <w:pPr>
        <w:jc w:val="both"/>
        <w:rPr>
          <w:rFonts w:ascii="Arial" w:hAnsi="Arial" w:cs="Arial"/>
        </w:rPr>
      </w:pPr>
      <w:r w:rsidRPr="002B582D">
        <w:rPr>
          <w:rFonts w:ascii="Arial" w:hAnsi="Arial" w:cs="Arial"/>
        </w:rPr>
        <w:t>E1: primero hay que evaluar, evaluamos cómo está la situación, solicitamos apoyo a las otras áreas incluso a los bomberos y a partir de ahí ya vamos revisando si está inundado sacar agua y pertenencias que tienen…nosotros sabemos que, vamos, todo esto es con la autorización de los vecinos</w:t>
      </w:r>
      <w:r w:rsidR="002812FB" w:rsidRPr="002B582D">
        <w:rPr>
          <w:rFonts w:ascii="Arial" w:hAnsi="Arial" w:cs="Arial"/>
        </w:rPr>
        <w:t xml:space="preserve"> no podemos entrar si no nos lo permiten, no podemos entrar sin la autorización de ellos y actuamos hasta donde no lo permiten. En un caso extremo tendríamos que usar la fuerza pública para (¿…?) pero bueno, eso no se ha dado porque si ha habido la disponibilidad de la gente parq eu podamos apoyarles.</w:t>
      </w:r>
    </w:p>
    <w:p w:rsidR="002812FB" w:rsidRPr="002B582D" w:rsidRDefault="0091783C" w:rsidP="00E13279">
      <w:pPr>
        <w:jc w:val="both"/>
        <w:rPr>
          <w:rFonts w:ascii="Arial" w:hAnsi="Arial" w:cs="Arial"/>
          <w:i/>
        </w:rPr>
      </w:pPr>
      <w:r>
        <w:rPr>
          <w:rFonts w:ascii="Arial" w:hAnsi="Arial" w:cs="Arial"/>
          <w:i/>
        </w:rPr>
        <w:t>¿Y cuántos</w:t>
      </w:r>
      <w:r w:rsidR="002812FB" w:rsidRPr="002B582D">
        <w:rPr>
          <w:rFonts w:ascii="Arial" w:hAnsi="Arial" w:cs="Arial"/>
          <w:i/>
        </w:rPr>
        <w:t>…</w:t>
      </w:r>
      <w:r>
        <w:rPr>
          <w:rFonts w:ascii="Arial" w:hAnsi="Arial" w:cs="Arial"/>
          <w:i/>
        </w:rPr>
        <w:t xml:space="preserve"> </w:t>
      </w:r>
      <w:r w:rsidR="002812FB" w:rsidRPr="002B582D">
        <w:rPr>
          <w:rFonts w:ascii="Arial" w:hAnsi="Arial" w:cs="Arial"/>
          <w:i/>
        </w:rPr>
        <w:t>en el tiempo que usted tiene trabajando aquí que tanto han tenido que intervenir en los problemas de salud?</w:t>
      </w:r>
    </w:p>
    <w:p w:rsidR="002812FB" w:rsidRPr="002B582D" w:rsidRDefault="002812FB" w:rsidP="00E13279">
      <w:pPr>
        <w:jc w:val="both"/>
        <w:rPr>
          <w:rFonts w:ascii="Arial" w:hAnsi="Arial" w:cs="Arial"/>
        </w:rPr>
      </w:pPr>
      <w:r w:rsidRPr="002B582D">
        <w:rPr>
          <w:rFonts w:ascii="Arial" w:hAnsi="Arial" w:cs="Arial"/>
        </w:rPr>
        <w:t>E1: Yo creo que como 3…</w:t>
      </w:r>
    </w:p>
    <w:p w:rsidR="002812FB" w:rsidRPr="002B582D" w:rsidRDefault="002812FB" w:rsidP="00E13279">
      <w:pPr>
        <w:jc w:val="both"/>
        <w:rPr>
          <w:rFonts w:ascii="Arial" w:hAnsi="Arial" w:cs="Arial"/>
          <w:i/>
        </w:rPr>
      </w:pPr>
      <w:r w:rsidRPr="002B582D">
        <w:rPr>
          <w:rFonts w:ascii="Arial" w:hAnsi="Arial" w:cs="Arial"/>
          <w:i/>
        </w:rPr>
        <w:t xml:space="preserve"> (¿…?)</w:t>
      </w:r>
    </w:p>
    <w:p w:rsidR="002812FB" w:rsidRPr="002B582D" w:rsidRDefault="0091783C" w:rsidP="00E13279">
      <w:pPr>
        <w:jc w:val="both"/>
        <w:rPr>
          <w:rFonts w:ascii="Arial" w:hAnsi="Arial" w:cs="Arial"/>
        </w:rPr>
      </w:pPr>
      <w:r>
        <w:rPr>
          <w:rFonts w:ascii="Arial" w:hAnsi="Arial" w:cs="Arial"/>
        </w:rPr>
        <w:t xml:space="preserve">E1: </w:t>
      </w:r>
      <w:r w:rsidR="002812FB" w:rsidRPr="002B582D">
        <w:rPr>
          <w:rFonts w:ascii="Arial" w:hAnsi="Arial" w:cs="Arial"/>
        </w:rPr>
        <w:t>No, y eso fue</w:t>
      </w:r>
      <w:r w:rsidR="00B30CF6" w:rsidRPr="002B582D">
        <w:rPr>
          <w:rFonts w:ascii="Arial" w:hAnsi="Arial" w:cs="Arial"/>
        </w:rPr>
        <w:t xml:space="preserve"> pues general, 3 en una misma lluvia en diferentes espacios.</w:t>
      </w:r>
    </w:p>
    <w:p w:rsidR="00B30CF6" w:rsidRPr="002B582D" w:rsidRDefault="00B30CF6" w:rsidP="00E13279">
      <w:pPr>
        <w:jc w:val="both"/>
        <w:rPr>
          <w:rFonts w:ascii="Arial" w:hAnsi="Arial" w:cs="Arial"/>
          <w:i/>
        </w:rPr>
      </w:pPr>
      <w:r w:rsidRPr="002B582D">
        <w:rPr>
          <w:rFonts w:ascii="Arial" w:hAnsi="Arial" w:cs="Arial"/>
          <w:i/>
        </w:rPr>
        <w:t>En el mismo año, ¿y eso fue en 2013 o…?</w:t>
      </w:r>
    </w:p>
    <w:p w:rsidR="00B30CF6" w:rsidRPr="002B582D" w:rsidRDefault="00B30CF6" w:rsidP="00E13279">
      <w:pPr>
        <w:jc w:val="both"/>
        <w:rPr>
          <w:rFonts w:ascii="Arial" w:hAnsi="Arial" w:cs="Arial"/>
        </w:rPr>
      </w:pPr>
      <w:r w:rsidRPr="002B582D">
        <w:rPr>
          <w:rFonts w:ascii="Arial" w:hAnsi="Arial" w:cs="Arial"/>
        </w:rPr>
        <w:t>E1: Es que en esa parte yo si no podría</w:t>
      </w:r>
      <w:r w:rsidR="00EB4499" w:rsidRPr="002B582D">
        <w:rPr>
          <w:rFonts w:ascii="Arial" w:hAnsi="Arial" w:cs="Arial"/>
        </w:rPr>
        <w:t xml:space="preserve"> tener una referencia mayor de los que he (¿…?) sería como un poco irresponsable decir algo que sucedió y yo no viví. Y como en la esta</w:t>
      </w:r>
      <w:r w:rsidR="00EB4499" w:rsidRPr="002B582D">
        <w:rPr>
          <w:rFonts w:ascii="Arial" w:hAnsi="Arial" w:cs="Arial"/>
        </w:rPr>
        <w:lastRenderedPageBreak/>
        <w:t>dística si han pasado; conozco y reconozco porque están documentadas con fotografías y todo, pero como tal la actuación de nosotros, la que me corresponde.</w:t>
      </w:r>
    </w:p>
    <w:p w:rsidR="00E960BE" w:rsidRPr="002B582D" w:rsidRDefault="00E960BE" w:rsidP="00E13279">
      <w:pPr>
        <w:jc w:val="both"/>
        <w:rPr>
          <w:rFonts w:ascii="Arial" w:hAnsi="Arial" w:cs="Arial"/>
          <w:i/>
        </w:rPr>
      </w:pPr>
      <w:r w:rsidRPr="002B582D">
        <w:rPr>
          <w:rFonts w:ascii="Arial" w:hAnsi="Arial" w:cs="Arial"/>
          <w:i/>
        </w:rPr>
        <w:t>¿Cuánto lleva usted aquí?</w:t>
      </w:r>
    </w:p>
    <w:p w:rsidR="00E960BE" w:rsidRPr="002B582D" w:rsidRDefault="00E960BE" w:rsidP="00E13279">
      <w:pPr>
        <w:jc w:val="both"/>
        <w:rPr>
          <w:rFonts w:ascii="Arial" w:hAnsi="Arial" w:cs="Arial"/>
        </w:rPr>
      </w:pPr>
      <w:r w:rsidRPr="002B582D">
        <w:rPr>
          <w:rFonts w:ascii="Arial" w:hAnsi="Arial" w:cs="Arial"/>
        </w:rPr>
        <w:t>E1: Ya esta administración</w:t>
      </w:r>
    </w:p>
    <w:p w:rsidR="00E960BE" w:rsidRPr="002B582D" w:rsidRDefault="00E960BE" w:rsidP="00E13279">
      <w:pPr>
        <w:jc w:val="both"/>
        <w:rPr>
          <w:rFonts w:ascii="Arial" w:hAnsi="Arial" w:cs="Arial"/>
          <w:i/>
        </w:rPr>
      </w:pPr>
      <w:r w:rsidRPr="002B582D">
        <w:rPr>
          <w:rFonts w:ascii="Arial" w:hAnsi="Arial" w:cs="Arial"/>
          <w:i/>
        </w:rPr>
        <w:t>¿Ha tr</w:t>
      </w:r>
      <w:r w:rsidR="00F10DF1" w:rsidRPr="002B582D">
        <w:rPr>
          <w:rFonts w:ascii="Arial" w:hAnsi="Arial" w:cs="Arial"/>
          <w:i/>
        </w:rPr>
        <w:t>a</w:t>
      </w:r>
      <w:r w:rsidRPr="002B582D">
        <w:rPr>
          <w:rFonts w:ascii="Arial" w:hAnsi="Arial" w:cs="Arial"/>
          <w:i/>
        </w:rPr>
        <w:t>bajado en otra delegación?</w:t>
      </w:r>
    </w:p>
    <w:p w:rsidR="00E960BE" w:rsidRPr="002B582D" w:rsidRDefault="00E960BE" w:rsidP="00E13279">
      <w:pPr>
        <w:jc w:val="both"/>
        <w:rPr>
          <w:rFonts w:ascii="Arial" w:hAnsi="Arial" w:cs="Arial"/>
        </w:rPr>
      </w:pPr>
      <w:r w:rsidRPr="002B582D">
        <w:rPr>
          <w:rFonts w:ascii="Arial" w:hAnsi="Arial" w:cs="Arial"/>
        </w:rPr>
        <w:t xml:space="preserve">E1: No, si tengo </w:t>
      </w:r>
      <w:r w:rsidR="005E102A" w:rsidRPr="002B582D">
        <w:rPr>
          <w:rFonts w:ascii="Arial" w:hAnsi="Arial" w:cs="Arial"/>
        </w:rPr>
        <w:t>experiencia</w:t>
      </w:r>
      <w:r w:rsidR="00F10DF1" w:rsidRPr="002B582D">
        <w:rPr>
          <w:rFonts w:ascii="Arial" w:hAnsi="Arial" w:cs="Arial"/>
        </w:rPr>
        <w:t>. Pero ya como titular es otra situación de responsabilidad y aquí es donde ya estoy a cargo y ahí vamos.</w:t>
      </w:r>
    </w:p>
    <w:p w:rsidR="00F10DF1" w:rsidRPr="002B582D" w:rsidRDefault="00F10DF1" w:rsidP="00E13279">
      <w:pPr>
        <w:jc w:val="both"/>
        <w:rPr>
          <w:rFonts w:ascii="Arial" w:hAnsi="Arial" w:cs="Arial"/>
          <w:i/>
        </w:rPr>
      </w:pPr>
      <w:r w:rsidRPr="002B582D">
        <w:rPr>
          <w:rFonts w:ascii="Arial" w:hAnsi="Arial" w:cs="Arial"/>
          <w:i/>
        </w:rPr>
        <w:t>De la percepción de los ciudadanos, ¿cómo lo caracteriza, la gente está informada en general, ustedes cada año están empezando de nuevo?</w:t>
      </w:r>
    </w:p>
    <w:p w:rsidR="00647489" w:rsidRPr="002B582D" w:rsidRDefault="00F10DF1" w:rsidP="00E13279">
      <w:pPr>
        <w:jc w:val="both"/>
        <w:rPr>
          <w:rFonts w:ascii="Arial" w:hAnsi="Arial" w:cs="Arial"/>
        </w:rPr>
      </w:pPr>
      <w:r w:rsidRPr="002B582D">
        <w:rPr>
          <w:rFonts w:ascii="Arial" w:hAnsi="Arial" w:cs="Arial"/>
        </w:rPr>
        <w:t>E1: Yo creo que sí en general  Protección Civil, la misión que a nosotros nos encomendó la encargada de la Jefatura Delegacional fue que estuviéramos muy de cerca y en cuestión informativa hemos creado diferentes trípticos y repartido en reuniones que nos convocan los vecinos</w:t>
      </w:r>
      <w:r w:rsidR="00B63C96" w:rsidRPr="002B582D">
        <w:rPr>
          <w:rFonts w:ascii="Arial" w:hAnsi="Arial" w:cs="Arial"/>
        </w:rPr>
        <w:t>. Les hemos tratado de hacer llegar esa información de dónde están parados y los riesgos que con lleva quitar un árbol, quemar basura, cómo están sus viviendas. En fin, es muy grande la gama de problemas que pueden surgir y no tenemos algún conocimiento o percepción de dónde estamos parados; si una vez hubo un río donde hoy hay una calle, el río tiene memoria y va a regresar. Esto nos lleva a problemas, esta campaña de difusión que tenemos constante tiene que ver con los</w:t>
      </w:r>
      <w:r w:rsidR="002A1308" w:rsidRPr="002B582D">
        <w:rPr>
          <w:rFonts w:ascii="Arial" w:hAnsi="Arial" w:cs="Arial"/>
        </w:rPr>
        <w:t xml:space="preserve"> temas que para todo el año noso</w:t>
      </w:r>
      <w:r w:rsidR="00B63C96" w:rsidRPr="002B582D">
        <w:rPr>
          <w:rFonts w:ascii="Arial" w:hAnsi="Arial" w:cs="Arial"/>
        </w:rPr>
        <w:t>tros estamos involucrados y tenemos para cuando inicia el año la época de estiaje. Tenemos trípticos que nos ha dado la Secretaría y nosotros hemos hecho lo propio recomendando</w:t>
      </w:r>
      <w:r w:rsidR="00C27BB2" w:rsidRPr="002B582D">
        <w:rPr>
          <w:rFonts w:ascii="Arial" w:hAnsi="Arial" w:cs="Arial"/>
        </w:rPr>
        <w:t xml:space="preserve"> de qué hacer en caso de incendios sobre todo porque estamos ubicados en un lugar de reserva ecológica de bosques y también hay lugares agrícolas; la quema agrícola se pue</w:t>
      </w:r>
      <w:r w:rsidR="00BB4B25" w:rsidRPr="002B582D">
        <w:rPr>
          <w:rFonts w:ascii="Arial" w:hAnsi="Arial" w:cs="Arial"/>
        </w:rPr>
        <w:t>d</w:t>
      </w:r>
      <w:r w:rsidR="00C27BB2" w:rsidRPr="002B582D">
        <w:rPr>
          <w:rFonts w:ascii="Arial" w:hAnsi="Arial" w:cs="Arial"/>
        </w:rPr>
        <w:t>e extender a un incendio forestal</w:t>
      </w:r>
      <w:r w:rsidR="00BB4B25" w:rsidRPr="002B582D">
        <w:rPr>
          <w:rFonts w:ascii="Arial" w:hAnsi="Arial" w:cs="Arial"/>
        </w:rPr>
        <w:t>. Después sigue la cuestión que en época de lluvias tenemos trípticos de la Secretaría con recomendaciones de qué tiene que hacer la gente en esos temas. En época de invierno también tenemos eso y los socioadministrativos como semana santa, 15 de septiembre, día de muertos.</w:t>
      </w:r>
      <w:r w:rsidR="00AA3DB6" w:rsidRPr="002B582D">
        <w:rPr>
          <w:rFonts w:ascii="Arial" w:hAnsi="Arial" w:cs="Arial"/>
        </w:rPr>
        <w:t xml:space="preserve"> En todo fenómeno antropogénico tenemos la capacidad de responder y si, en todos los temas, incluso en el tema del Plan Popocatépetl por medio de la base </w:t>
      </w:r>
      <w:r w:rsidR="00F92C1F" w:rsidRPr="002B582D">
        <w:rPr>
          <w:rFonts w:ascii="Arial" w:hAnsi="Arial" w:cs="Arial"/>
        </w:rPr>
        <w:t>tenemos recomendaciones de contingencias ambientales por cuestión de la contaminación, de la radiación UV vamos emitiendo a diario recomendaciones. Tenemos un chat que creo la delegada y otro que hice yo con todas las direcciones generales responsables de la áreas para irles diciendo cómo está el asunto de la radiación porque en este tema</w:t>
      </w:r>
      <w:r w:rsidR="00365A68" w:rsidRPr="002B582D">
        <w:rPr>
          <w:rFonts w:ascii="Arial" w:hAnsi="Arial" w:cs="Arial"/>
        </w:rPr>
        <w:t xml:space="preserve"> pues sabemos que si va a haber contingencia hay que disminuir el número de autos que trabajen, el asfalto, la pintura y el trabajo y el ejercicio al aire libre, también coordinamos esa parte. Y bueno, cualquier tipo de</w:t>
      </w:r>
      <w:r w:rsidR="00647489" w:rsidRPr="002B582D">
        <w:rPr>
          <w:rFonts w:ascii="Arial" w:hAnsi="Arial" w:cs="Arial"/>
        </w:rPr>
        <w:t xml:space="preserve"> fenómeno que se dé</w:t>
      </w:r>
      <w:r w:rsidR="003E4C7F" w:rsidRPr="002B582D">
        <w:rPr>
          <w:rFonts w:ascii="Arial" w:hAnsi="Arial" w:cs="Arial"/>
        </w:rPr>
        <w:t xml:space="preserve"> en </w:t>
      </w:r>
      <w:r w:rsidR="00647489" w:rsidRPr="002B582D">
        <w:rPr>
          <w:rFonts w:ascii="Arial" w:hAnsi="Arial" w:cs="Arial"/>
        </w:rPr>
        <w:t xml:space="preserve">el </w:t>
      </w:r>
      <w:r w:rsidR="003E4C7F" w:rsidRPr="002B582D">
        <w:rPr>
          <w:rFonts w:ascii="Arial" w:hAnsi="Arial" w:cs="Arial"/>
        </w:rPr>
        <w:t>Popocatépetl pero también tenemos otra que es muy importante, la instalación de la alarma sísmica</w:t>
      </w:r>
      <w:r w:rsidR="00647489" w:rsidRPr="002B582D">
        <w:rPr>
          <w:rFonts w:ascii="Arial" w:hAnsi="Arial" w:cs="Arial"/>
        </w:rPr>
        <w:t xml:space="preserve"> también estamos ahí muy metidos.</w:t>
      </w:r>
    </w:p>
    <w:p w:rsidR="00457857" w:rsidRPr="002B582D" w:rsidRDefault="00647489" w:rsidP="00E13279">
      <w:pPr>
        <w:jc w:val="both"/>
        <w:rPr>
          <w:rFonts w:ascii="Arial" w:hAnsi="Arial" w:cs="Arial"/>
          <w:i/>
        </w:rPr>
      </w:pPr>
      <w:r w:rsidRPr="002B582D">
        <w:rPr>
          <w:rFonts w:ascii="Arial" w:hAnsi="Arial" w:cs="Arial"/>
          <w:i/>
        </w:rPr>
        <w:t>¿Y en todas estas acciones que se están llevando a cabo</w:t>
      </w:r>
      <w:r w:rsidR="00457857" w:rsidRPr="002B582D">
        <w:rPr>
          <w:rFonts w:ascii="Arial" w:hAnsi="Arial" w:cs="Arial"/>
          <w:i/>
        </w:rPr>
        <w:t xml:space="preserve"> cómo ha respondido la gente en general?</w:t>
      </w:r>
    </w:p>
    <w:p w:rsidR="0002343E" w:rsidRPr="002B582D" w:rsidRDefault="002B5A7B" w:rsidP="00E13279">
      <w:pPr>
        <w:jc w:val="both"/>
        <w:rPr>
          <w:rFonts w:ascii="Arial" w:hAnsi="Arial" w:cs="Arial"/>
        </w:rPr>
      </w:pPr>
      <w:r w:rsidRPr="002B582D">
        <w:rPr>
          <w:rFonts w:ascii="Arial" w:hAnsi="Arial" w:cs="Arial"/>
        </w:rPr>
        <w:lastRenderedPageBreak/>
        <w:t>E1: P</w:t>
      </w:r>
      <w:r w:rsidR="00457857" w:rsidRPr="002B582D">
        <w:rPr>
          <w:rFonts w:ascii="Arial" w:hAnsi="Arial" w:cs="Arial"/>
        </w:rPr>
        <w:t xml:space="preserve">ues la cultura de la prevención que es lo que a nosotros nos interesa, hemos trabajado con los niños porque hay que empezar desde abajo porque la gente mayor es un poco más complicada pero </w:t>
      </w:r>
      <w:r w:rsidR="00647489" w:rsidRPr="002B582D">
        <w:rPr>
          <w:rFonts w:ascii="Arial" w:hAnsi="Arial" w:cs="Arial"/>
        </w:rPr>
        <w:t xml:space="preserve"> </w:t>
      </w:r>
      <w:r w:rsidR="00457857" w:rsidRPr="002B582D">
        <w:rPr>
          <w:rFonts w:ascii="Arial" w:hAnsi="Arial" w:cs="Arial"/>
        </w:rPr>
        <w:t>los talleres,  con la instalación de la al</w:t>
      </w:r>
      <w:r w:rsidR="00103221" w:rsidRPr="002B582D">
        <w:rPr>
          <w:rFonts w:ascii="Arial" w:hAnsi="Arial" w:cs="Arial"/>
        </w:rPr>
        <w:t>a</w:t>
      </w:r>
      <w:r w:rsidR="00457857" w:rsidRPr="002B582D">
        <w:rPr>
          <w:rFonts w:ascii="Arial" w:hAnsi="Arial" w:cs="Arial"/>
        </w:rPr>
        <w:t>rma sísm</w:t>
      </w:r>
      <w:r w:rsidR="00103221" w:rsidRPr="002B582D">
        <w:rPr>
          <w:rFonts w:ascii="Arial" w:hAnsi="Arial" w:cs="Arial"/>
        </w:rPr>
        <w:t>ica, con capacitación. Todas estas medidas de Protección Civil las vamos implementa</w:t>
      </w:r>
      <w:r w:rsidR="0002343E" w:rsidRPr="002B582D">
        <w:rPr>
          <w:rFonts w:ascii="Arial" w:hAnsi="Arial" w:cs="Arial"/>
        </w:rPr>
        <w:t>n</w:t>
      </w:r>
      <w:r w:rsidR="00103221" w:rsidRPr="002B582D">
        <w:rPr>
          <w:rFonts w:ascii="Arial" w:hAnsi="Arial" w:cs="Arial"/>
        </w:rPr>
        <w:t>do. Yo creo que si ha crecido porque las llamadas que tenemos a la base nos dicen eso</w:t>
      </w:r>
      <w:r w:rsidR="0002343E" w:rsidRPr="002B582D">
        <w:rPr>
          <w:rFonts w:ascii="Arial" w:hAnsi="Arial" w:cs="Arial"/>
        </w:rPr>
        <w:t xml:space="preserve"> porque saben que existe Protección Civil, saben que estamos pendientes, saben que les podemos ayudar. Y eso siempre es importante porque antes podríamos pensar que no había tantas llamadas pero porque desconocían los canales y ahora nos agarran hasta para bajar un pájaro o un gato de un árbol, pero finalmente se hace el trabajo porque aquí esta si es área muy noble y muy comprometida y que el personal es afortunadamente muy capaz.</w:t>
      </w:r>
    </w:p>
    <w:p w:rsidR="0002343E" w:rsidRPr="002B582D" w:rsidRDefault="0091783C" w:rsidP="00E13279">
      <w:pPr>
        <w:jc w:val="both"/>
        <w:rPr>
          <w:rFonts w:ascii="Arial" w:hAnsi="Arial" w:cs="Arial"/>
        </w:rPr>
      </w:pPr>
      <w:r>
        <w:rPr>
          <w:rFonts w:ascii="Arial" w:hAnsi="Arial" w:cs="Arial"/>
        </w:rPr>
        <w:t>[Pausa</w:t>
      </w:r>
      <w:r w:rsidR="0002343E" w:rsidRPr="002B582D">
        <w:rPr>
          <w:rFonts w:ascii="Arial" w:hAnsi="Arial" w:cs="Arial"/>
        </w:rPr>
        <w:t>]</w:t>
      </w:r>
    </w:p>
    <w:p w:rsidR="0002343E" w:rsidRPr="002B582D" w:rsidRDefault="002B5A7B" w:rsidP="00E13279">
      <w:pPr>
        <w:jc w:val="both"/>
        <w:rPr>
          <w:rFonts w:ascii="Arial" w:hAnsi="Arial" w:cs="Arial"/>
          <w:i/>
        </w:rPr>
      </w:pPr>
      <w:r w:rsidRPr="002B582D">
        <w:rPr>
          <w:rFonts w:ascii="Arial" w:hAnsi="Arial" w:cs="Arial"/>
          <w:i/>
        </w:rPr>
        <w:t>U</w:t>
      </w:r>
      <w:r w:rsidR="0002343E" w:rsidRPr="002B582D">
        <w:rPr>
          <w:rFonts w:ascii="Arial" w:hAnsi="Arial" w:cs="Arial"/>
          <w:i/>
        </w:rPr>
        <w:t>na última pregunta, hace rato mencionada de (¿…?) ¿</w:t>
      </w:r>
      <w:proofErr w:type="gramStart"/>
      <w:r w:rsidR="0002343E" w:rsidRPr="002B582D">
        <w:rPr>
          <w:rFonts w:ascii="Arial" w:hAnsi="Arial" w:cs="Arial"/>
          <w:i/>
        </w:rPr>
        <w:t>qué</w:t>
      </w:r>
      <w:proofErr w:type="gramEnd"/>
      <w:r w:rsidR="0002343E" w:rsidRPr="002B582D">
        <w:rPr>
          <w:rFonts w:ascii="Arial" w:hAnsi="Arial" w:cs="Arial"/>
          <w:i/>
        </w:rPr>
        <w:t xml:space="preserve"> tanto afecta el uso agrícola, cómo lo ve como riesgo en los asentamientos humanos, aumenta riesgo de deslizamientos?</w:t>
      </w:r>
    </w:p>
    <w:p w:rsidR="0002343E" w:rsidRPr="002B582D" w:rsidRDefault="0002343E" w:rsidP="00E13279">
      <w:pPr>
        <w:jc w:val="both"/>
        <w:rPr>
          <w:rFonts w:ascii="Arial" w:hAnsi="Arial" w:cs="Arial"/>
        </w:rPr>
      </w:pPr>
      <w:r w:rsidRPr="002B582D">
        <w:rPr>
          <w:rFonts w:ascii="Arial" w:hAnsi="Arial" w:cs="Arial"/>
        </w:rPr>
        <w:t>E1: El terraceo si nos afecta.</w:t>
      </w:r>
    </w:p>
    <w:p w:rsidR="0002343E" w:rsidRPr="002B582D" w:rsidRDefault="0002343E" w:rsidP="00E13279">
      <w:pPr>
        <w:jc w:val="both"/>
        <w:rPr>
          <w:rFonts w:ascii="Arial" w:hAnsi="Arial" w:cs="Arial"/>
          <w:i/>
        </w:rPr>
      </w:pPr>
      <w:r w:rsidRPr="002B582D">
        <w:rPr>
          <w:rFonts w:ascii="Arial" w:hAnsi="Arial" w:cs="Arial"/>
          <w:i/>
        </w:rPr>
        <w:t>¿Por agricultura o por casas?</w:t>
      </w:r>
    </w:p>
    <w:p w:rsidR="0002343E" w:rsidRPr="002B582D" w:rsidRDefault="0002343E" w:rsidP="00E13279">
      <w:pPr>
        <w:jc w:val="both"/>
        <w:rPr>
          <w:rFonts w:ascii="Arial" w:hAnsi="Arial" w:cs="Arial"/>
        </w:rPr>
      </w:pPr>
      <w:r w:rsidRPr="002B582D">
        <w:rPr>
          <w:rFonts w:ascii="Arial" w:hAnsi="Arial" w:cs="Arial"/>
        </w:rPr>
        <w:t>E1: Sobre todo yo creo que es el tema de las viviendas es el que más afecta. En el tema agrícola muchos terracean para tener un terreno de sembradío, el punto es que esa tierra ni siquiera es fértil</w:t>
      </w:r>
      <w:r w:rsidR="006C2D8E" w:rsidRPr="002B582D">
        <w:rPr>
          <w:rFonts w:ascii="Arial" w:hAnsi="Arial" w:cs="Arial"/>
        </w:rPr>
        <w:t xml:space="preserve">. Entonces…pero bueno, ahí hace falta más información respecto a ese asunto pero en el tema que nos corresponde que es la gente, si nos ocupamos. Tampoco es que les digamos “córtenle así” porque es propiciar que lo sigan haciendo, pero bueno, el terraceo también es una técnica. También mitigamos ese riesgo, lo que hacemos es que durante época de lluvia cubrimos los talud donde ya están descubiertos. </w:t>
      </w:r>
      <w:r w:rsidR="00A447BF" w:rsidRPr="002B582D">
        <w:rPr>
          <w:rFonts w:ascii="Arial" w:hAnsi="Arial" w:cs="Arial"/>
        </w:rPr>
        <w:t>Donde hemos tenido problemas los cubrimos con plástico de ¿prolipopileno?, con eso los cubrimos por si viene la lluvia y ya no se desliza, esa es la forma en que también trabajamos.</w:t>
      </w:r>
    </w:p>
    <w:p w:rsidR="00A447BF" w:rsidRPr="002B582D" w:rsidRDefault="00A447BF" w:rsidP="00E13279">
      <w:pPr>
        <w:jc w:val="both"/>
        <w:rPr>
          <w:rFonts w:ascii="Arial" w:hAnsi="Arial" w:cs="Arial"/>
          <w:i/>
        </w:rPr>
      </w:pPr>
      <w:r w:rsidRPr="002B582D">
        <w:rPr>
          <w:rFonts w:ascii="Arial" w:hAnsi="Arial" w:cs="Arial"/>
          <w:i/>
        </w:rPr>
        <w:t>Pues muchas gracias, ha sido muy amable de tu parte… ¿ya tenemos mensajes de riesgo de Magdalena? (pregunta dirigida a otro entrevistador</w:t>
      </w:r>
      <w:proofErr w:type="gramStart"/>
      <w:r w:rsidRPr="002B582D">
        <w:rPr>
          <w:rFonts w:ascii="Arial" w:hAnsi="Arial" w:cs="Arial"/>
          <w:i/>
        </w:rPr>
        <w:t>?</w:t>
      </w:r>
      <w:proofErr w:type="gramEnd"/>
    </w:p>
    <w:p w:rsidR="00A447BF" w:rsidRPr="002B582D" w:rsidRDefault="002B5A7B" w:rsidP="00E13279">
      <w:pPr>
        <w:jc w:val="both"/>
        <w:rPr>
          <w:rFonts w:ascii="Arial" w:hAnsi="Arial" w:cs="Arial"/>
          <w:i/>
        </w:rPr>
      </w:pPr>
      <w:r w:rsidRPr="002B582D">
        <w:rPr>
          <w:rFonts w:ascii="Arial" w:hAnsi="Arial" w:cs="Arial"/>
          <w:i/>
        </w:rPr>
        <w:t>Entrevistador 2:</w:t>
      </w:r>
      <w:r w:rsidR="00A447BF" w:rsidRPr="002B582D">
        <w:rPr>
          <w:rFonts w:ascii="Arial" w:hAnsi="Arial" w:cs="Arial"/>
          <w:i/>
        </w:rPr>
        <w:t xml:space="preserve"> No, había dado en aquella ocasión una liga que me dijo que en la Secretaría de Desarrollo Social la podía descargar, pero nunca pude tener acceso a ella.</w:t>
      </w:r>
    </w:p>
    <w:p w:rsidR="00A447BF" w:rsidRPr="002B582D" w:rsidRDefault="00A447BF" w:rsidP="00E13279">
      <w:pPr>
        <w:jc w:val="both"/>
        <w:rPr>
          <w:rFonts w:ascii="Arial" w:hAnsi="Arial" w:cs="Arial"/>
        </w:rPr>
      </w:pPr>
      <w:r w:rsidRPr="002B582D">
        <w:rPr>
          <w:rFonts w:ascii="Arial" w:hAnsi="Arial" w:cs="Arial"/>
        </w:rPr>
        <w:t>E1: Está en Desarrollo Social y está en la Secretaría de Protección Civil de Magdalena Contreras.</w:t>
      </w:r>
    </w:p>
    <w:p w:rsidR="00A447BF" w:rsidRPr="002B582D" w:rsidRDefault="00A447BF" w:rsidP="00E13279">
      <w:pPr>
        <w:jc w:val="both"/>
        <w:rPr>
          <w:rFonts w:ascii="Arial" w:hAnsi="Arial" w:cs="Arial"/>
          <w:i/>
        </w:rPr>
      </w:pPr>
      <w:r w:rsidRPr="002B582D">
        <w:rPr>
          <w:rFonts w:ascii="Arial" w:hAnsi="Arial" w:cs="Arial"/>
          <w:i/>
        </w:rPr>
        <w:t>(¿…?) No se escucha más que un murmullo.</w:t>
      </w:r>
    </w:p>
    <w:p w:rsidR="00A447BF" w:rsidRPr="002B582D" w:rsidRDefault="00A447BF" w:rsidP="00E13279">
      <w:pPr>
        <w:jc w:val="both"/>
        <w:rPr>
          <w:rFonts w:ascii="Arial" w:hAnsi="Arial" w:cs="Arial"/>
        </w:rPr>
      </w:pPr>
      <w:r w:rsidRPr="002B582D">
        <w:rPr>
          <w:rFonts w:ascii="Arial" w:hAnsi="Arial" w:cs="Arial"/>
        </w:rPr>
        <w:t>E1: Yo voy a trabajar lo de las tasas de riesgo para actualizarlo, vamos a trabajar en eso ya y toda la información la vamos a plasmar ahí. Espero en un mes ya tengamos un avance fuerte porque hay que cerrar bien la administración porque esto nos va a ayudar a saber más dónde estamos.</w:t>
      </w:r>
    </w:p>
    <w:p w:rsidR="00A447BF" w:rsidRPr="002B582D" w:rsidRDefault="00A447BF" w:rsidP="00E13279">
      <w:pPr>
        <w:jc w:val="both"/>
        <w:rPr>
          <w:rFonts w:ascii="Arial" w:hAnsi="Arial" w:cs="Arial"/>
          <w:i/>
        </w:rPr>
      </w:pPr>
      <w:r w:rsidRPr="002B582D">
        <w:rPr>
          <w:rFonts w:ascii="Arial" w:hAnsi="Arial" w:cs="Arial"/>
          <w:i/>
        </w:rPr>
        <w:t>¿Cuándo fue actualizada la tasa de riesgo?</w:t>
      </w:r>
    </w:p>
    <w:p w:rsidR="00A447BF" w:rsidRPr="002B582D" w:rsidRDefault="00A447BF" w:rsidP="00E13279">
      <w:pPr>
        <w:jc w:val="both"/>
        <w:rPr>
          <w:rFonts w:ascii="Arial" w:hAnsi="Arial" w:cs="Arial"/>
        </w:rPr>
      </w:pPr>
      <w:r w:rsidRPr="002B582D">
        <w:rPr>
          <w:rFonts w:ascii="Arial" w:hAnsi="Arial" w:cs="Arial"/>
        </w:rPr>
        <w:lastRenderedPageBreak/>
        <w:t>E1: Creo que fue 2011, 2012…no, antes. No tengo el dato correcto, pero ya tiene tiempo que lo elaboraron. De hecho, este es el Atlas. El problema es que no tenemos la contraseña pero lo vamos a trabajar ya, ya tenemos un disco y sobre el disco tenemos las capas</w:t>
      </w:r>
      <w:r w:rsidR="00A87523" w:rsidRPr="002B582D">
        <w:rPr>
          <w:rFonts w:ascii="Arial" w:hAnsi="Arial" w:cs="Arial"/>
        </w:rPr>
        <w:t xml:space="preserve"> y lo que tenemos que hacer es revisar con un técnico que nos diga, cómo irlas poniendo todas y tener toda la información; la información la tenemos impresa y en máquina y sería trasladarla en Atlas y estamos trabajando en eso.</w:t>
      </w:r>
    </w:p>
    <w:p w:rsidR="00A87523" w:rsidRPr="002B582D" w:rsidRDefault="00A87523" w:rsidP="00E13279">
      <w:pPr>
        <w:jc w:val="both"/>
        <w:rPr>
          <w:rFonts w:ascii="Arial" w:hAnsi="Arial" w:cs="Arial"/>
          <w:i/>
        </w:rPr>
      </w:pPr>
      <w:r w:rsidRPr="002B582D">
        <w:rPr>
          <w:rFonts w:ascii="Arial" w:hAnsi="Arial" w:cs="Arial"/>
          <w:i/>
        </w:rPr>
        <w:t xml:space="preserve">Perfecto, ¿entonces si queremos </w:t>
      </w:r>
      <w:r w:rsidR="007A149B" w:rsidRPr="002B582D">
        <w:rPr>
          <w:rFonts w:ascii="Arial" w:hAnsi="Arial" w:cs="Arial"/>
          <w:i/>
        </w:rPr>
        <w:t xml:space="preserve">una copia </w:t>
      </w:r>
      <w:r w:rsidRPr="002B582D">
        <w:rPr>
          <w:rFonts w:ascii="Arial" w:hAnsi="Arial" w:cs="Arial"/>
          <w:i/>
        </w:rPr>
        <w:t>será posible hablar con la Secretaría de Desarrollo Social?</w:t>
      </w:r>
    </w:p>
    <w:p w:rsidR="00FB6D77" w:rsidRPr="002B582D" w:rsidRDefault="00A87523" w:rsidP="00E13279">
      <w:pPr>
        <w:jc w:val="both"/>
        <w:rPr>
          <w:rFonts w:ascii="Arial" w:hAnsi="Arial" w:cs="Arial"/>
        </w:rPr>
      </w:pPr>
      <w:r w:rsidRPr="002B582D">
        <w:rPr>
          <w:rFonts w:ascii="Arial" w:hAnsi="Arial" w:cs="Arial"/>
        </w:rPr>
        <w:t>E1: Yo sinceramente les voy a decir que no creo que les den una copia pero la puedes checar.  En SEDUVI deben tenerla también porque se supone que están actualizando</w:t>
      </w:r>
      <w:r w:rsidR="00FB6D77" w:rsidRPr="002B582D">
        <w:rPr>
          <w:rFonts w:ascii="Arial" w:hAnsi="Arial" w:cs="Arial"/>
        </w:rPr>
        <w:t>, pero yo voy a tratar en eso e</w:t>
      </w:r>
      <w:r w:rsidR="007A149B" w:rsidRPr="002B582D">
        <w:rPr>
          <w:rFonts w:ascii="Arial" w:hAnsi="Arial" w:cs="Arial"/>
        </w:rPr>
        <w:t>n cuanto tenga avances</w:t>
      </w:r>
      <w:r w:rsidR="00FB6D77" w:rsidRPr="002B582D">
        <w:rPr>
          <w:rFonts w:ascii="Arial" w:hAnsi="Arial" w:cs="Arial"/>
        </w:rPr>
        <w:t>, si gustan. Y bueno, a mi me gustaría la parte que ustedes tienen</w:t>
      </w:r>
      <w:r w:rsidR="007A149B" w:rsidRPr="002B582D">
        <w:rPr>
          <w:rFonts w:ascii="Arial" w:hAnsi="Arial" w:cs="Arial"/>
        </w:rPr>
        <w:t xml:space="preserve"> </w:t>
      </w:r>
      <w:r w:rsidR="00FB6D77" w:rsidRPr="002B582D">
        <w:rPr>
          <w:rFonts w:ascii="Arial" w:hAnsi="Arial" w:cs="Arial"/>
        </w:rPr>
        <w:t>científica por la cuestión de la modificación de todo esto del  (¿…?) y de una vez la utilizamos. Algunos espacios como están constituidos y que ustedes nos apoyaradn en esa parte. También respecto a alguna opinión del comportamiento del suelo que también es muy importante contemplarlo y tener presente que existen los riesgos y qué podemos hacer para mitigar, ¿el estudio que ustedes están llevando es en el tema nada más de agua?</w:t>
      </w:r>
    </w:p>
    <w:p w:rsidR="00A87523" w:rsidRPr="002B582D" w:rsidRDefault="002B5A7B" w:rsidP="00E13279">
      <w:pPr>
        <w:jc w:val="both"/>
        <w:rPr>
          <w:ins w:id="1" w:author="www.intercambiosvirtuales.org" w:date="2015-07-06T00:29:00Z"/>
          <w:rFonts w:ascii="Arial" w:hAnsi="Arial" w:cs="Arial"/>
          <w:i/>
        </w:rPr>
      </w:pPr>
      <w:r w:rsidRPr="002B582D">
        <w:rPr>
          <w:rFonts w:ascii="Arial" w:hAnsi="Arial" w:cs="Arial"/>
          <w:i/>
        </w:rPr>
        <w:t>Es enfocado al agua, pero n</w:t>
      </w:r>
      <w:r w:rsidR="000D4E2F" w:rsidRPr="002B582D">
        <w:rPr>
          <w:rFonts w:ascii="Arial" w:hAnsi="Arial" w:cs="Arial"/>
          <w:i/>
        </w:rPr>
        <w:t xml:space="preserve">os interesa mucho cómo el uso de suelo afecta los riesgos relacionados con el agua, entonces tenemos uno que está modelando la parte hidraúlica tanto la infraestructura como (¿…?) la red hidráulica para que podamos ver dónde hay punto críticos, dónde y estamos intentando cambios en la lluvia, tratar de entender si cambia la destrucción por la lluvia y cómo entendería entendería el flujo y dónde sería más problemática de esos riesgos en la ciudad entera, pero queremos calibrar el modelo con (¿..?) porque hay muchos trabajos aquí disponibles para poder entender el posicionamiento del suelo de conservación en cuanto a sus (¿…?) e inflitraci+on extrema. Entonces este estudio de campo nos ayuda a calibrar Tlalapan, Álvaro Obregón, etc. y aunque hay comportamientos distintos queremos capturar más o menos la función y con mucho gusto, digo va a ser un programa de 4 años, entonces yo </w:t>
      </w:r>
      <w:r w:rsidR="00FB6D77" w:rsidRPr="002B582D">
        <w:rPr>
          <w:rFonts w:ascii="Arial" w:hAnsi="Arial" w:cs="Arial"/>
          <w:i/>
        </w:rPr>
        <w:t xml:space="preserve"> </w:t>
      </w:r>
      <w:r w:rsidR="000D4E2F" w:rsidRPr="002B582D">
        <w:rPr>
          <w:rFonts w:ascii="Arial" w:hAnsi="Arial" w:cs="Arial"/>
          <w:i/>
        </w:rPr>
        <w:t xml:space="preserve">supongo que este tipo de información detallado que les sirva a ustedes va a ser en dos años o año y medio, pero queremos mantener el contacto con las administraciones de las delegaciones para que (¿…?) que es aquí la (¿…?) de la UNAM y nos ayuda a validar la información que según con su experiencia diga que si se está capturando bien la dinámica, y por eso queremos trabajar con la información disponible que  os ayuda a validar </w:t>
      </w:r>
      <w:r w:rsidR="0050308F" w:rsidRPr="002B582D">
        <w:rPr>
          <w:rFonts w:ascii="Arial" w:hAnsi="Arial" w:cs="Arial"/>
          <w:i/>
        </w:rPr>
        <w:t>si nosotros estamos prediciendo que esas son rutas críticas o focos rojos y ustedes tienen datos de que nunca ahí hay encharcamientos, pues tenemos algo mal. Entonces tenemos que ver que a lo mejor no estamos teniendo suficiente información o…</w:t>
      </w:r>
    </w:p>
    <w:p w:rsidR="004030F0" w:rsidRPr="002B582D" w:rsidRDefault="0050308F" w:rsidP="00E13279">
      <w:pPr>
        <w:jc w:val="both"/>
        <w:rPr>
          <w:rFonts w:ascii="Arial" w:hAnsi="Arial" w:cs="Arial"/>
        </w:rPr>
      </w:pPr>
      <w:r w:rsidRPr="002B582D">
        <w:rPr>
          <w:rFonts w:ascii="Arial" w:hAnsi="Arial" w:cs="Arial"/>
        </w:rPr>
        <w:t xml:space="preserve">E1: Creo que ahí en esa parte </w:t>
      </w:r>
      <w:r w:rsidR="00A50F78" w:rsidRPr="002B582D">
        <w:rPr>
          <w:rFonts w:ascii="Arial" w:hAnsi="Arial" w:cs="Arial"/>
        </w:rPr>
        <w:t xml:space="preserve">mucho que ver el análisis de la información, porque nosotros tenemos comunicación con la Secretaría y, por ejemplo, si una nube de cientas características se está formando a veces en Morelos o hasta Querétaro tenemos la trayectoria y el aproximado, ¿y a qué hora nos va a llegar aquí? Y en esa medida nos hemos ido apoyando porque sabemos a veces que la lluvia puede caer por Xochimilco y Tlalpan y (¿…?) Y el año pasado le pegó mucho del lado del centro: Cuauhtémoc, Miguel Hidalgo, y </w:t>
      </w:r>
      <w:r w:rsidR="00A50F78" w:rsidRPr="002B582D">
        <w:rPr>
          <w:rFonts w:ascii="Arial" w:hAnsi="Arial" w:cs="Arial"/>
        </w:rPr>
        <w:lastRenderedPageBreak/>
        <w:t xml:space="preserve">veníamos revisando con imágenes las fotos que nos van enviando de la Secretaría y ya más o menos los </w:t>
      </w:r>
      <w:r w:rsidR="00500973" w:rsidRPr="002B582D">
        <w:rPr>
          <w:rFonts w:ascii="Arial" w:hAnsi="Arial" w:cs="Arial"/>
        </w:rPr>
        <w:t>meteorólogos</w:t>
      </w:r>
      <w:r w:rsidR="00A50F78" w:rsidRPr="002B582D">
        <w:rPr>
          <w:rFonts w:ascii="Arial" w:hAnsi="Arial" w:cs="Arial"/>
        </w:rPr>
        <w:t xml:space="preserve"> nos van diciendo y el viento; el color de la nube, eso nos hemos ido ayudando para hacer nuestras previsiones. Pero eso no quiere decir </w:t>
      </w:r>
      <w:r w:rsidR="00500973" w:rsidRPr="002B582D">
        <w:rPr>
          <w:rFonts w:ascii="Arial" w:hAnsi="Arial" w:cs="Arial"/>
        </w:rPr>
        <w:t xml:space="preserve">que nos vaya a caer de pronto bastante agua. En ese tema revisamos con SACMEX la cantidad de lluvia. Obviamente quisiéramos tener la alerta temprano para poder…es que es muy complicado decirle a la población “les va a caer mucha agua”, no tenemos la capacidad para informarles, pero si podemos estar en los puntos vulnerables y monitorear y saber qué podemos hacer como delegación. Pero es importante saber la cantidad porque nos vamos haciendo una medición de cuántos milímetros hemos tenido y qué nos afectó, qué obras tenemos qué trabajar y qué tenemos  que hacer para mitigar este riesgo. En esta administración se hizo eso que derivado del 2013 se construyeron el año pasado muchos muros de contención, o sea, se hizo mucho trabajo para mitigarlo si no estaríamos hablando de que el año pasado y este estaríamos igual, pero si se hizo mucho trabajo de infraestructura en la delegación; derivado de esto se hizo mucho trabajo de limpieza de barrancas, de drenaje y todo este rollo. Porque en la demarcación hay tres estaciones fluviométricas…ah no, son cuatro: San Francisco, Río Magdalena, Guayatla y Monte Verde. Y esto nos da un estimado de </w:t>
      </w:r>
      <w:r w:rsidR="004030F0" w:rsidRPr="002B582D">
        <w:rPr>
          <w:rFonts w:ascii="Arial" w:hAnsi="Arial" w:cs="Arial"/>
        </w:rPr>
        <w:t>la cantidad de lluvia y el tiempo en el que cayó, y se ha ce la aproximación de la humedad que hay y trabajamos más en la mitigación de (¿…?) y de estar más pendientes en ciertos lugares que ya el suelo está muy húmedo. Esto si nos va dando una visión para hacer los trabajos preventivos, pro bueno es muy complejo.</w:t>
      </w:r>
    </w:p>
    <w:p w:rsidR="00B379DE" w:rsidRPr="002B582D" w:rsidRDefault="004030F0" w:rsidP="00E13279">
      <w:pPr>
        <w:jc w:val="both"/>
        <w:rPr>
          <w:rFonts w:ascii="Arial" w:hAnsi="Arial" w:cs="Arial"/>
          <w:i/>
        </w:rPr>
      </w:pPr>
      <w:r w:rsidRPr="002B582D">
        <w:rPr>
          <w:rFonts w:ascii="Arial" w:hAnsi="Arial" w:cs="Arial"/>
          <w:i/>
        </w:rPr>
        <w:t xml:space="preserve">En cualquier momento si quiere más información de </w:t>
      </w:r>
      <w:r w:rsidR="00B379DE" w:rsidRPr="002B582D">
        <w:rPr>
          <w:rFonts w:ascii="Arial" w:hAnsi="Arial" w:cs="Arial"/>
          <w:i/>
        </w:rPr>
        <w:t>cómo estamos avanzando por favor nos echa un grito y le vamos mandando algo.</w:t>
      </w:r>
    </w:p>
    <w:p w:rsidR="009F5246" w:rsidRPr="002B582D" w:rsidRDefault="00B379DE" w:rsidP="00E13279">
      <w:pPr>
        <w:jc w:val="both"/>
        <w:rPr>
          <w:rFonts w:ascii="Arial" w:hAnsi="Arial" w:cs="Arial"/>
        </w:rPr>
      </w:pPr>
      <w:r w:rsidRPr="002B582D">
        <w:rPr>
          <w:rFonts w:ascii="Arial" w:hAnsi="Arial" w:cs="Arial"/>
        </w:rPr>
        <w:t>E1: Y con gusto también si desean salir a campo y regresar para que sepan, porque una cosa es lo que se platique y la otra es realmente el campo. Yo soy muy dado a la tarea de salir</w:t>
      </w:r>
      <w:r w:rsidR="009F5246" w:rsidRPr="002B582D">
        <w:rPr>
          <w:rFonts w:ascii="Arial" w:hAnsi="Arial" w:cs="Arial"/>
        </w:rPr>
        <w:t>, si a mí me dicen algo, para mí no es lo mismo lo que usted mira o lo que me están diciendo. Y si a mí me piden cuentas</w:t>
      </w:r>
      <w:r w:rsidRPr="002B582D">
        <w:rPr>
          <w:rFonts w:ascii="Arial" w:hAnsi="Arial" w:cs="Arial"/>
        </w:rPr>
        <w:t xml:space="preserve"> </w:t>
      </w:r>
      <w:r w:rsidR="009F5246" w:rsidRPr="002B582D">
        <w:rPr>
          <w:rFonts w:ascii="Arial" w:hAnsi="Arial" w:cs="Arial"/>
        </w:rPr>
        <w:t>respecto a lago tengo que dar la mayor certeza porque estamos hablando de la vida de la gente.</w:t>
      </w:r>
    </w:p>
    <w:p w:rsidR="00A447BF" w:rsidRPr="002B582D" w:rsidRDefault="00D84145" w:rsidP="00E13279">
      <w:pPr>
        <w:jc w:val="both"/>
        <w:rPr>
          <w:rFonts w:ascii="Arial" w:hAnsi="Arial" w:cs="Arial"/>
          <w:i/>
        </w:rPr>
      </w:pPr>
      <w:r w:rsidRPr="002B582D">
        <w:rPr>
          <w:rFonts w:ascii="Arial" w:hAnsi="Arial" w:cs="Arial"/>
          <w:i/>
        </w:rPr>
        <w:t xml:space="preserve">(¿…?) </w:t>
      </w:r>
      <w:proofErr w:type="gramStart"/>
      <w:r w:rsidRPr="002B582D">
        <w:rPr>
          <w:rFonts w:ascii="Arial" w:hAnsi="Arial" w:cs="Arial"/>
          <w:i/>
        </w:rPr>
        <w:t>el</w:t>
      </w:r>
      <w:proofErr w:type="gramEnd"/>
      <w:r w:rsidRPr="002B582D">
        <w:rPr>
          <w:rFonts w:ascii="Arial" w:hAnsi="Arial" w:cs="Arial"/>
          <w:i/>
        </w:rPr>
        <w:t xml:space="preserve"> libro que está modelando el riego de la ciudad y la inundación</w:t>
      </w:r>
      <w:r w:rsidR="004030F0" w:rsidRPr="002B582D">
        <w:rPr>
          <w:rFonts w:ascii="Arial" w:hAnsi="Arial" w:cs="Arial"/>
          <w:i/>
        </w:rPr>
        <w:t xml:space="preserve"> </w:t>
      </w:r>
      <w:r w:rsidRPr="002B582D">
        <w:rPr>
          <w:rFonts w:ascii="Arial" w:hAnsi="Arial" w:cs="Arial"/>
          <w:i/>
        </w:rPr>
        <w:t xml:space="preserve">sería de que están trabajando con ella, y ella están trabajando con él y el climatólogo. Normalmente tenemos reunión de proyecto porque vienen de (¿…?) que es de EUA, en agosto, entonces a lo mejor en este momento podríamos organizar un recorrido que se divulgue no solamente para que ellos visualmente vean cómo se está (¿…?) o muchos asunto que no se están tomando en cuenta. Otra cosa que yo creo que puede ser de interés para la delegación </w:t>
      </w:r>
      <w:r w:rsidR="007122AC" w:rsidRPr="002B582D">
        <w:rPr>
          <w:rFonts w:ascii="Arial" w:hAnsi="Arial" w:cs="Arial"/>
          <w:i/>
        </w:rPr>
        <w:t xml:space="preserve">como estamos tratando de modelar toda la cuenca del Distrito Federal y la zona conurbada, es muy ambicioso es ver qué tanto las intervenciones que están haciendo aquí o que pudieran hacer en Tlalpan y esa parte de la ciudad, afecta en parte poniente y oriente, ¿cómo las partes de la ciudad están conectadas, qué intervenciones </w:t>
      </w:r>
      <w:r w:rsidR="009D4EFB" w:rsidRPr="002B582D">
        <w:rPr>
          <w:rFonts w:ascii="Arial" w:hAnsi="Arial" w:cs="Arial"/>
          <w:i/>
        </w:rPr>
        <w:t>de captación de lluvia, (</w:t>
      </w:r>
      <w:r w:rsidR="007122AC" w:rsidRPr="002B582D">
        <w:rPr>
          <w:rFonts w:ascii="Arial" w:hAnsi="Arial" w:cs="Arial"/>
          <w:i/>
        </w:rPr>
        <w:t xml:space="preserve">¿…?) </w:t>
      </w:r>
      <w:r w:rsidR="009D4EFB" w:rsidRPr="002B582D">
        <w:rPr>
          <w:rFonts w:ascii="Arial" w:hAnsi="Arial" w:cs="Arial"/>
          <w:i/>
        </w:rPr>
        <w:t xml:space="preserve">terrazas, </w:t>
      </w:r>
      <w:r w:rsidR="007122AC" w:rsidRPr="002B582D">
        <w:rPr>
          <w:rFonts w:ascii="Arial" w:hAnsi="Arial" w:cs="Arial"/>
          <w:i/>
        </w:rPr>
        <w:t xml:space="preserve">o lo que está haciendo la gente sea para aumentar su riesgo o que sea para mitigarlo, ¿cómo afecta Iztapalapa, </w:t>
      </w:r>
      <w:r w:rsidR="009D4EFB" w:rsidRPr="002B582D">
        <w:rPr>
          <w:rFonts w:ascii="Arial" w:hAnsi="Arial" w:cs="Arial"/>
          <w:i/>
        </w:rPr>
        <w:t>Texcoco de una manera diná</w:t>
      </w:r>
      <w:r w:rsidR="007122AC" w:rsidRPr="002B582D">
        <w:rPr>
          <w:rFonts w:ascii="Arial" w:hAnsi="Arial" w:cs="Arial"/>
          <w:i/>
        </w:rPr>
        <w:t xml:space="preserve">mica? Y la única manera de hacer eso es por modelos de simulación. Entonces esa es la inversión del proyecto lo cual es mucha información de acoplar y ver cómo se cabe todo, pero bueno, esa es la aspiración y esperamos que pueda ser útil para ustedes a lo mejor ya pueden </w:t>
      </w:r>
      <w:r w:rsidR="007122AC" w:rsidRPr="002B582D">
        <w:rPr>
          <w:rFonts w:ascii="Arial" w:hAnsi="Arial" w:cs="Arial"/>
          <w:i/>
        </w:rPr>
        <w:lastRenderedPageBreak/>
        <w:t xml:space="preserve">ver qué tanto sus acciones benefician </w:t>
      </w:r>
      <w:r w:rsidR="009D4EFB" w:rsidRPr="002B582D">
        <w:rPr>
          <w:rFonts w:ascii="Arial" w:hAnsi="Arial" w:cs="Arial"/>
          <w:i/>
        </w:rPr>
        <w:t xml:space="preserve">a otros </w:t>
      </w:r>
      <w:r w:rsidR="007122AC" w:rsidRPr="002B582D">
        <w:rPr>
          <w:rFonts w:ascii="Arial" w:hAnsi="Arial" w:cs="Arial"/>
          <w:i/>
        </w:rPr>
        <w:t>o lastiman el riesgo de otros.</w:t>
      </w:r>
      <w:r w:rsidR="00500973" w:rsidRPr="002B582D">
        <w:rPr>
          <w:rFonts w:ascii="Arial" w:hAnsi="Arial" w:cs="Arial"/>
          <w:i/>
        </w:rPr>
        <w:t xml:space="preserve"> </w:t>
      </w:r>
      <w:r w:rsidR="009D4EFB" w:rsidRPr="002B582D">
        <w:rPr>
          <w:rFonts w:ascii="Arial" w:hAnsi="Arial" w:cs="Arial"/>
          <w:i/>
        </w:rPr>
        <w:t>Entonces puede ser más (¿…?)</w:t>
      </w:r>
    </w:p>
    <w:p w:rsidR="00E13279" w:rsidRPr="002B582D" w:rsidRDefault="009D4EFB" w:rsidP="00E13279">
      <w:pPr>
        <w:jc w:val="both"/>
        <w:rPr>
          <w:rFonts w:ascii="Arial" w:hAnsi="Arial" w:cs="Arial"/>
        </w:rPr>
      </w:pPr>
      <w:r w:rsidRPr="002B582D">
        <w:rPr>
          <w:rFonts w:ascii="Arial" w:hAnsi="Arial" w:cs="Arial"/>
        </w:rPr>
        <w:t xml:space="preserve">E1: Está muy bien, de hecho yo le pediría a sus compañeros que también revisen el tema, lo vamos a hcer a lo mejor muy rudimentario, pero les pedía que hicieran recipientes biométricos para medir…no tenemos el digital para que nos diga cuánto tiempo, pero si que tengamos “ya empezó a llover” y que sepamos, que los coloquemos en diferentes lugares donde están haciendo. Afortunadamente tengo ingenieros, arquitectos, independientemente de la profesión es que estén y que le busquen, si no saben que investiguen. Yo si les hablo muy exigente porque para poder resolver algo necesitamos tener una evaluación </w:t>
      </w:r>
      <w:r w:rsidR="00E13279" w:rsidRPr="002B582D">
        <w:rPr>
          <w:rFonts w:ascii="Arial" w:hAnsi="Arial" w:cs="Arial"/>
        </w:rPr>
        <w:t>de lo hemos vivido y de lo que podamos hacer, ahí estamos trabajando.  Si estamos al pendiente trabajando mucho, a mi me preocupa no sé si es por la orografía que haya riego, no es lo mismo que Tlalpan aunque de este lado el río no divide del otro lado es piedra y de este lado es piedra, así de sencillo. Mucha gente no se explica porqué pero ahí está y el Río nos hizo el cambio de consistencia del suelo y ahí está.</w:t>
      </w:r>
    </w:p>
    <w:p w:rsidR="00E13279" w:rsidRPr="002B582D" w:rsidRDefault="00E13279" w:rsidP="00E13279">
      <w:pPr>
        <w:jc w:val="both"/>
        <w:rPr>
          <w:rFonts w:ascii="Arial" w:hAnsi="Arial" w:cs="Arial"/>
          <w:i/>
        </w:rPr>
      </w:pPr>
      <w:r w:rsidRPr="002B582D">
        <w:rPr>
          <w:rFonts w:ascii="Arial" w:hAnsi="Arial" w:cs="Arial"/>
          <w:i/>
        </w:rPr>
        <w:t>Muchas gracias.</w:t>
      </w:r>
    </w:p>
    <w:p w:rsidR="00E13279" w:rsidRPr="002B582D" w:rsidRDefault="00E13279" w:rsidP="00E13279">
      <w:pPr>
        <w:jc w:val="both"/>
        <w:rPr>
          <w:rFonts w:ascii="Arial" w:hAnsi="Arial" w:cs="Arial"/>
        </w:rPr>
      </w:pPr>
      <w:r w:rsidRPr="002B582D">
        <w:rPr>
          <w:rFonts w:ascii="Arial" w:hAnsi="Arial" w:cs="Arial"/>
        </w:rPr>
        <w:t>E1: Al contrario, estamos para servirles.</w:t>
      </w:r>
    </w:p>
    <w:p w:rsidR="009D4EFB" w:rsidRPr="002B582D" w:rsidRDefault="00E13279">
      <w:pPr>
        <w:rPr>
          <w:rFonts w:ascii="Arial" w:hAnsi="Arial" w:cs="Arial"/>
        </w:rPr>
      </w:pPr>
      <w:r w:rsidRPr="002B582D">
        <w:rPr>
          <w:rFonts w:ascii="Arial" w:hAnsi="Arial" w:cs="Arial"/>
        </w:rPr>
        <w:t xml:space="preserve"> </w:t>
      </w:r>
    </w:p>
    <w:p w:rsidR="005E102A" w:rsidRPr="002B5A7B" w:rsidRDefault="005E102A">
      <w:pPr>
        <w:rPr>
          <w:rFonts w:ascii="Arial" w:hAnsi="Arial"/>
          <w:sz w:val="24"/>
        </w:rPr>
      </w:pPr>
      <w:bookmarkStart w:id="2" w:name="_GoBack"/>
      <w:bookmarkEnd w:id="2"/>
    </w:p>
    <w:sectPr w:rsidR="005E102A" w:rsidRPr="002B5A7B" w:rsidSect="00C908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08"/>
  <w:autoHyphenation/>
  <w:hyphenationZone w:val="425"/>
  <w:characterSpacingControl w:val="doNotCompress"/>
  <w:compat>
    <w:compatSetting w:name="compatibilityMode" w:uri="http://schemas.microsoft.com/office/word" w:val="12"/>
  </w:compat>
  <w:rsids>
    <w:rsidRoot w:val="002A0F6B"/>
    <w:rsid w:val="00000C4E"/>
    <w:rsid w:val="0002343E"/>
    <w:rsid w:val="00041602"/>
    <w:rsid w:val="00085E2D"/>
    <w:rsid w:val="000D4E2F"/>
    <w:rsid w:val="000F5178"/>
    <w:rsid w:val="00103221"/>
    <w:rsid w:val="00141094"/>
    <w:rsid w:val="00153200"/>
    <w:rsid w:val="001701EE"/>
    <w:rsid w:val="00177827"/>
    <w:rsid w:val="001F52B1"/>
    <w:rsid w:val="0023727D"/>
    <w:rsid w:val="00266254"/>
    <w:rsid w:val="00271583"/>
    <w:rsid w:val="002812FB"/>
    <w:rsid w:val="002A0F6B"/>
    <w:rsid w:val="002A1308"/>
    <w:rsid w:val="002B582D"/>
    <w:rsid w:val="002B5A7B"/>
    <w:rsid w:val="002C1177"/>
    <w:rsid w:val="002D713D"/>
    <w:rsid w:val="003317CC"/>
    <w:rsid w:val="0033500A"/>
    <w:rsid w:val="003431D0"/>
    <w:rsid w:val="00345B5E"/>
    <w:rsid w:val="00365A68"/>
    <w:rsid w:val="003B4EDE"/>
    <w:rsid w:val="003C3CAD"/>
    <w:rsid w:val="003D01B3"/>
    <w:rsid w:val="003D6A0F"/>
    <w:rsid w:val="003E4C7F"/>
    <w:rsid w:val="004030F0"/>
    <w:rsid w:val="00433927"/>
    <w:rsid w:val="00457857"/>
    <w:rsid w:val="00481395"/>
    <w:rsid w:val="00495291"/>
    <w:rsid w:val="004A3995"/>
    <w:rsid w:val="004B4CFE"/>
    <w:rsid w:val="004B74F6"/>
    <w:rsid w:val="00500973"/>
    <w:rsid w:val="0050308F"/>
    <w:rsid w:val="00527D3B"/>
    <w:rsid w:val="00596EC3"/>
    <w:rsid w:val="005A1DAE"/>
    <w:rsid w:val="005A5FF6"/>
    <w:rsid w:val="005E102A"/>
    <w:rsid w:val="00642C42"/>
    <w:rsid w:val="00647489"/>
    <w:rsid w:val="006647E6"/>
    <w:rsid w:val="006C2D8E"/>
    <w:rsid w:val="006F149A"/>
    <w:rsid w:val="007122AC"/>
    <w:rsid w:val="00752AB5"/>
    <w:rsid w:val="00761E1D"/>
    <w:rsid w:val="007A149B"/>
    <w:rsid w:val="007C09FF"/>
    <w:rsid w:val="0083393E"/>
    <w:rsid w:val="00851EE9"/>
    <w:rsid w:val="008D1A7F"/>
    <w:rsid w:val="008F7BF2"/>
    <w:rsid w:val="009102E9"/>
    <w:rsid w:val="0091783C"/>
    <w:rsid w:val="009623AA"/>
    <w:rsid w:val="0099148A"/>
    <w:rsid w:val="009C3FCD"/>
    <w:rsid w:val="009D4EFB"/>
    <w:rsid w:val="009E14AE"/>
    <w:rsid w:val="009F0A54"/>
    <w:rsid w:val="009F5246"/>
    <w:rsid w:val="00A032C8"/>
    <w:rsid w:val="00A447BF"/>
    <w:rsid w:val="00A50F78"/>
    <w:rsid w:val="00A62641"/>
    <w:rsid w:val="00A87523"/>
    <w:rsid w:val="00AA3DB6"/>
    <w:rsid w:val="00AA7A0A"/>
    <w:rsid w:val="00B170FA"/>
    <w:rsid w:val="00B30CF6"/>
    <w:rsid w:val="00B3224D"/>
    <w:rsid w:val="00B379DE"/>
    <w:rsid w:val="00B63C96"/>
    <w:rsid w:val="00B75BB0"/>
    <w:rsid w:val="00BB4B25"/>
    <w:rsid w:val="00C27BB2"/>
    <w:rsid w:val="00C56004"/>
    <w:rsid w:val="00C618F8"/>
    <w:rsid w:val="00C652FB"/>
    <w:rsid w:val="00C90858"/>
    <w:rsid w:val="00CC054E"/>
    <w:rsid w:val="00CD5DB9"/>
    <w:rsid w:val="00CE639B"/>
    <w:rsid w:val="00CF27DE"/>
    <w:rsid w:val="00D0789D"/>
    <w:rsid w:val="00D42054"/>
    <w:rsid w:val="00D45E6D"/>
    <w:rsid w:val="00D50FBD"/>
    <w:rsid w:val="00D84145"/>
    <w:rsid w:val="00DA1780"/>
    <w:rsid w:val="00DC279F"/>
    <w:rsid w:val="00E07CA7"/>
    <w:rsid w:val="00E13279"/>
    <w:rsid w:val="00E27885"/>
    <w:rsid w:val="00E52EC3"/>
    <w:rsid w:val="00E60222"/>
    <w:rsid w:val="00E75B76"/>
    <w:rsid w:val="00E80FF5"/>
    <w:rsid w:val="00E960BE"/>
    <w:rsid w:val="00EB4499"/>
    <w:rsid w:val="00EC2424"/>
    <w:rsid w:val="00EC59FC"/>
    <w:rsid w:val="00EF4ABE"/>
    <w:rsid w:val="00F07928"/>
    <w:rsid w:val="00F10DF1"/>
    <w:rsid w:val="00F2040B"/>
    <w:rsid w:val="00F2784F"/>
    <w:rsid w:val="00F44262"/>
    <w:rsid w:val="00F56636"/>
    <w:rsid w:val="00F67D82"/>
    <w:rsid w:val="00F7643E"/>
    <w:rsid w:val="00F92C1F"/>
    <w:rsid w:val="00F93E0E"/>
    <w:rsid w:val="00FA0640"/>
    <w:rsid w:val="00FA5621"/>
    <w:rsid w:val="00FB6D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E76585-0D8E-416B-99F3-178D518E0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85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5291"/>
    <w:rPr>
      <w:color w:val="0000FF" w:themeColor="hyperlink"/>
      <w:u w:val="single"/>
    </w:rPr>
  </w:style>
  <w:style w:type="character" w:customStyle="1" w:styleId="apple-converted-space">
    <w:name w:val="apple-converted-space"/>
    <w:basedOn w:val="Fuentedeprrafopredeter"/>
    <w:rsid w:val="003D01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5838</Words>
  <Characters>32111</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37874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Clá</cp:lastModifiedBy>
  <cp:revision>4</cp:revision>
  <dcterms:created xsi:type="dcterms:W3CDTF">2015-07-07T16:28:00Z</dcterms:created>
  <dcterms:modified xsi:type="dcterms:W3CDTF">2015-08-25T00:30:00Z</dcterms:modified>
</cp:coreProperties>
</file>